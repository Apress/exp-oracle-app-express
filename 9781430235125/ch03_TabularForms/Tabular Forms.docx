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BEFFA8" w14:textId="77777777" w:rsidR="008443E1" w:rsidRDefault="008443E1" w:rsidP="008443E1">
      <w:pPr>
        <w:pStyle w:val="ChapterTitle"/>
      </w:pPr>
      <w:r>
        <w:t>Tabular Forms</w:t>
      </w:r>
    </w:p>
    <w:p w14:paraId="66628F32" w14:textId="77777777" w:rsidR="008443E1" w:rsidRDefault="008443E1" w:rsidP="00A62864">
      <w:pPr>
        <w:pStyle w:val="BodyTextFirst"/>
      </w:pPr>
    </w:p>
    <w:p w14:paraId="6E1C4FB9" w14:textId="77777777" w:rsidR="00755EA2" w:rsidRDefault="00755EA2" w:rsidP="00A62864">
      <w:pPr>
        <w:pStyle w:val="BodyTextFirst"/>
      </w:pPr>
    </w:p>
    <w:p w14:paraId="4F2B4EE3" w14:textId="77777777" w:rsidR="008443E1" w:rsidRDefault="008443E1" w:rsidP="00A62864">
      <w:pPr>
        <w:pStyle w:val="BodyTextFirst"/>
      </w:pPr>
      <w:r>
        <w:t xml:space="preserve">This chapter will cover the Tabular Forms feature of APEX. Tabular Forms are one of the most important features of APEX. They were there in the very first version of the tool. However, they remained almost unchanged until the version 4.0. </w:t>
      </w:r>
      <w:r w:rsidR="00115A72">
        <w:t xml:space="preserve">A Tabular Form will provide </w:t>
      </w:r>
      <w:r w:rsidR="00307E65">
        <w:t>us</w:t>
      </w:r>
      <w:r w:rsidR="00115A72">
        <w:t xml:space="preserve"> with a way to display, create, edit and delete multiple records using a grid. </w:t>
      </w:r>
      <w:r w:rsidR="00C30D91">
        <w:t xml:space="preserve">The main goal is </w:t>
      </w:r>
      <w:r w:rsidR="00115A72">
        <w:t>to edit and change multiple records at once, without having to go back and forth like in a normal single record form.</w:t>
      </w:r>
    </w:p>
    <w:p w14:paraId="4B7E3CD8" w14:textId="77777777" w:rsidR="00DD136C" w:rsidRDefault="00DD136C" w:rsidP="00A62864">
      <w:pPr>
        <w:pStyle w:val="Heading1"/>
      </w:pPr>
      <w:r w:rsidRPr="00DD136C">
        <w:t>Introduction</w:t>
      </w:r>
    </w:p>
    <w:p w14:paraId="44F11744" w14:textId="77777777" w:rsidR="00E3008E" w:rsidRPr="00EE6047" w:rsidRDefault="00DD136C" w:rsidP="00B72608">
      <w:pPr>
        <w:pStyle w:val="BodyTextFirst"/>
      </w:pPr>
      <w:r w:rsidRPr="003B6BD3">
        <w:t xml:space="preserve">How did </w:t>
      </w:r>
      <w:r w:rsidR="00FE096C">
        <w:t>Tabular Forms</w:t>
      </w:r>
      <w:r w:rsidR="00661555" w:rsidRPr="003B6BD3">
        <w:t xml:space="preserve"> evolve?</w:t>
      </w:r>
      <w:r w:rsidR="00FE096C">
        <w:t xml:space="preserve"> As we already mentioned</w:t>
      </w:r>
      <w:r w:rsidR="00E8495C">
        <w:t>, this feature was</w:t>
      </w:r>
      <w:r w:rsidR="00FE096C">
        <w:t xml:space="preserve"> a part of APEX (</w:t>
      </w:r>
      <w:ins w:id="0" w:author="John Scott" w:date="2011-03-07T22:23:00Z">
        <w:r w:rsidR="0062523E">
          <w:t xml:space="preserve">previously called </w:t>
        </w:r>
      </w:ins>
      <w:r w:rsidR="00FE096C">
        <w:t xml:space="preserve">HTML_DB) from the very beginning. </w:t>
      </w:r>
      <w:r w:rsidR="00E8495C">
        <w:t xml:space="preserve">Until </w:t>
      </w:r>
      <w:del w:id="1" w:author="John Scott" w:date="2011-03-07T22:23:00Z">
        <w:r w:rsidR="00E8495C" w:rsidDel="0062523E">
          <w:delText xml:space="preserve">the </w:delText>
        </w:r>
      </w:del>
      <w:r w:rsidR="00E8495C">
        <w:t xml:space="preserve">version 4.0 there were no (major) changes in the way Tabular Forms operate. There was a wizard to lead </w:t>
      </w:r>
      <w:r w:rsidR="00307E65">
        <w:t>us</w:t>
      </w:r>
      <w:r w:rsidR="00E8495C">
        <w:t xml:space="preserve"> through creation of a Tabular Form. This wizard would create a simple editable report for </w:t>
      </w:r>
      <w:r w:rsidR="00307E65">
        <w:t>us</w:t>
      </w:r>
      <w:r w:rsidR="00E8495C">
        <w:t xml:space="preserve">. Beside the report, it would create couple of buttons required for saving or discarding of </w:t>
      </w:r>
      <w:r w:rsidR="00307E65">
        <w:t>our</w:t>
      </w:r>
      <w:r w:rsidR="00E8495C">
        <w:t xml:space="preserve"> changes and four processes for create, update and delete of </w:t>
      </w:r>
      <w:r w:rsidR="00307E65">
        <w:t>our</w:t>
      </w:r>
      <w:r w:rsidR="00E8495C">
        <w:t xml:space="preserve"> data.</w:t>
      </w:r>
      <w:r w:rsidR="00B72608">
        <w:t xml:space="preserve"> That was basically it. If </w:t>
      </w:r>
      <w:r w:rsidR="00307E65">
        <w:t>we</w:t>
      </w:r>
      <w:r w:rsidR="00B72608">
        <w:t xml:space="preserve"> needed more, </w:t>
      </w:r>
      <w:r w:rsidR="00307E65">
        <w:t>we</w:t>
      </w:r>
      <w:r w:rsidR="00B72608">
        <w:t xml:space="preserve"> had to create </w:t>
      </w:r>
      <w:r w:rsidR="00307E65">
        <w:t>our</w:t>
      </w:r>
      <w:r w:rsidR="00B72608">
        <w:t xml:space="preserve"> own code.</w:t>
      </w:r>
    </w:p>
    <w:p w14:paraId="70165BA6" w14:textId="77777777" w:rsidR="00B72608" w:rsidRDefault="00B72608" w:rsidP="00B72608">
      <w:pPr>
        <w:pStyle w:val="Heading1"/>
      </w:pPr>
      <w:r>
        <w:t>APEX 4.0</w:t>
      </w:r>
      <w:r w:rsidR="005B2A19">
        <w:t xml:space="preserve"> and Tabular Forms</w:t>
      </w:r>
    </w:p>
    <w:p w14:paraId="24C6E83E" w14:textId="77777777" w:rsidR="00B72608" w:rsidRDefault="00B72608" w:rsidP="00B72608">
      <w:pPr>
        <w:pStyle w:val="BodyTextFirst"/>
      </w:pPr>
      <w:r>
        <w:t>With APEX 4.0 we got the first major change in Tabular Forms:</w:t>
      </w:r>
    </w:p>
    <w:p w14:paraId="7DC84C97" w14:textId="77777777" w:rsidR="00B72608" w:rsidRPr="00CD71B1" w:rsidRDefault="005B2A19" w:rsidP="00755EA2">
      <w:pPr>
        <w:pStyle w:val="ListBulletSub"/>
      </w:pPr>
      <w:r>
        <w:t xml:space="preserve">New item types (single checkbox, </w:t>
      </w:r>
      <w:proofErr w:type="spellStart"/>
      <w:r>
        <w:t>jQuery</w:t>
      </w:r>
      <w:proofErr w:type="spellEnd"/>
      <w:r>
        <w:t xml:space="preserve"> </w:t>
      </w:r>
      <w:r w:rsidR="007D59EE">
        <w:t>d</w:t>
      </w:r>
      <w:r>
        <w:t>ate</w:t>
      </w:r>
      <w:r w:rsidR="007D59EE">
        <w:t xml:space="preserve"> </w:t>
      </w:r>
      <w:r>
        <w:t>picker, radio group, popup key LOV)</w:t>
      </w:r>
    </w:p>
    <w:p w14:paraId="082F344B" w14:textId="77777777" w:rsidR="00B72608" w:rsidRPr="00CD71B1" w:rsidRDefault="005B2A19" w:rsidP="00755EA2">
      <w:pPr>
        <w:pStyle w:val="ListBulletSub"/>
      </w:pPr>
      <w:r>
        <w:t>Client side “Add Row” capability</w:t>
      </w:r>
    </w:p>
    <w:p w14:paraId="15F5E968" w14:textId="77777777" w:rsidR="00B72608" w:rsidRPr="001E34DF" w:rsidRDefault="005B2A19" w:rsidP="00755EA2">
      <w:pPr>
        <w:pStyle w:val="ListBulletSub"/>
      </w:pPr>
      <w:r>
        <w:t>Validations for Tabular Form columns</w:t>
      </w:r>
    </w:p>
    <w:p w14:paraId="1607EB30" w14:textId="77777777" w:rsidR="00B72608" w:rsidRPr="00CD71B1" w:rsidRDefault="005B2A19" w:rsidP="00755EA2">
      <w:pPr>
        <w:pStyle w:val="ListBulletSub"/>
      </w:pPr>
      <w:r>
        <w:lastRenderedPageBreak/>
        <w:t xml:space="preserve">Lost update protection – finally it </w:t>
      </w:r>
      <w:r w:rsidR="00475935">
        <w:t>is</w:t>
      </w:r>
      <w:r>
        <w:t xml:space="preserve"> possible to validate a tabular form and show the error message on the same screen</w:t>
      </w:r>
      <w:r w:rsidR="00475935">
        <w:t xml:space="preserve"> without losing the updates.</w:t>
      </w:r>
    </w:p>
    <w:p w14:paraId="48D650F3" w14:textId="77777777" w:rsidR="00B72608" w:rsidRDefault="005B2A19" w:rsidP="00755EA2">
      <w:pPr>
        <w:pStyle w:val="ListBulletSub"/>
      </w:pPr>
      <w:r>
        <w:t>Reduced number of processes required for a Tabular Form (two instead of four)</w:t>
      </w:r>
    </w:p>
    <w:p w14:paraId="60EC632D" w14:textId="77777777" w:rsidR="005B2A19" w:rsidRDefault="005B2A19" w:rsidP="00755EA2">
      <w:pPr>
        <w:pStyle w:val="ListBulletSub"/>
      </w:pPr>
      <w:r>
        <w:t>Some other features we will mention later in this chapter</w:t>
      </w:r>
    </w:p>
    <w:p w14:paraId="67A59A93" w14:textId="77777777" w:rsidR="003B425B" w:rsidRDefault="00EB1ECC" w:rsidP="003916FE">
      <w:pPr>
        <w:pStyle w:val="Heading1"/>
      </w:pPr>
      <w:r>
        <w:t>Constraints</w:t>
      </w:r>
    </w:p>
    <w:p w14:paraId="5727E273" w14:textId="77777777" w:rsidR="00EB1ECC" w:rsidRDefault="00EB1ECC" w:rsidP="00A62864">
      <w:pPr>
        <w:pStyle w:val="BodyTextFirst"/>
        <w:rPr>
          <w:noProof/>
        </w:rPr>
      </w:pPr>
      <w:r>
        <w:rPr>
          <w:noProof/>
        </w:rPr>
        <w:t xml:space="preserve">APEX and it’s wwv_flows package provides 50 predifined PL/SQL arrays for </w:t>
      </w:r>
      <w:r w:rsidR="00E916A5">
        <w:rPr>
          <w:noProof/>
        </w:rPr>
        <w:t>T</w:t>
      </w:r>
      <w:r>
        <w:rPr>
          <w:noProof/>
        </w:rPr>
        <w:t xml:space="preserve">abular </w:t>
      </w:r>
      <w:r w:rsidR="00E916A5">
        <w:rPr>
          <w:noProof/>
        </w:rPr>
        <w:t>F</w:t>
      </w:r>
      <w:r>
        <w:rPr>
          <w:noProof/>
        </w:rPr>
        <w:t xml:space="preserve">orm operations. </w:t>
      </w:r>
      <w:r w:rsidR="00307E65">
        <w:rPr>
          <w:noProof/>
        </w:rPr>
        <w:t>We</w:t>
      </w:r>
      <w:r>
        <w:rPr>
          <w:noProof/>
        </w:rPr>
        <w:t xml:space="preserve"> can reference these arrays using the following syntax:</w:t>
      </w:r>
    </w:p>
    <w:p w14:paraId="302748F2" w14:textId="77777777" w:rsidR="00EB1ECC" w:rsidRPr="00A97698" w:rsidRDefault="00EB1ECC" w:rsidP="00816FF6">
      <w:pPr>
        <w:pStyle w:val="CodeListing"/>
      </w:pPr>
      <w:r w:rsidRPr="00A97698">
        <w:t>wwv_flow.g_f01 … wwv_flow.g_f50 or</w:t>
      </w:r>
    </w:p>
    <w:p w14:paraId="6E26265B" w14:textId="77777777" w:rsidR="00EB1ECC" w:rsidRPr="00A97698" w:rsidRDefault="00EB1ECC" w:rsidP="00816FF6">
      <w:pPr>
        <w:pStyle w:val="CodeListing"/>
      </w:pPr>
      <w:r w:rsidRPr="00A97698">
        <w:t>apex_application.g_f01 … apex_application.g_f50</w:t>
      </w:r>
    </w:p>
    <w:p w14:paraId="489A64F9" w14:textId="77777777" w:rsidR="00EB1ECC" w:rsidRDefault="00EB1ECC" w:rsidP="00A62864">
      <w:pPr>
        <w:pStyle w:val="BodyTextFirst"/>
        <w:rPr>
          <w:noProof/>
        </w:rPr>
      </w:pPr>
      <w:r>
        <w:rPr>
          <w:noProof/>
        </w:rPr>
        <w:t xml:space="preserve">Every updatable column in </w:t>
      </w:r>
      <w:r w:rsidR="00307E65">
        <w:rPr>
          <w:noProof/>
        </w:rPr>
        <w:t>our</w:t>
      </w:r>
      <w:r>
        <w:rPr>
          <w:noProof/>
        </w:rPr>
        <w:t xml:space="preserve"> Tabular Form will have a unique ID in a sequential order (</w:t>
      </w:r>
      <w:r w:rsidR="00307E65">
        <w:rPr>
          <w:noProof/>
        </w:rPr>
        <w:t>our</w:t>
      </w:r>
      <w:r>
        <w:rPr>
          <w:noProof/>
        </w:rPr>
        <w:t xml:space="preserve"> SQL statement) mapped to one of these arrays:</w:t>
      </w:r>
    </w:p>
    <w:p w14:paraId="66207E4B" w14:textId="77777777" w:rsidR="00736842" w:rsidRPr="00E26C9F" w:rsidRDefault="00736842" w:rsidP="00816FF6">
      <w:pPr>
        <w:pStyle w:val="CodeListing"/>
        <w:rPr>
          <w:rStyle w:val="CodeCharacterInline"/>
          <w:sz w:val="20"/>
          <w:szCs w:val="20"/>
        </w:rPr>
      </w:pPr>
      <w:r w:rsidRPr="00E26C9F">
        <w:rPr>
          <w:rStyle w:val="CodeCharacterInline"/>
          <w:sz w:val="20"/>
          <w:szCs w:val="20"/>
        </w:rPr>
        <w:t>f01_0001</w:t>
      </w:r>
      <w:r w:rsidR="00EB1ECC" w:rsidRPr="00E26C9F">
        <w:rPr>
          <w:rStyle w:val="CodeCharacterInline"/>
          <w:sz w:val="20"/>
          <w:szCs w:val="20"/>
        </w:rPr>
        <w:t xml:space="preserve"> … </w:t>
      </w:r>
      <w:r w:rsidRPr="00E26C9F">
        <w:rPr>
          <w:rStyle w:val="CodeCharacterInline"/>
          <w:sz w:val="20"/>
          <w:szCs w:val="20"/>
        </w:rPr>
        <w:t>f01_n</w:t>
      </w:r>
    </w:p>
    <w:p w14:paraId="0799FB49" w14:textId="77777777" w:rsidR="00032185" w:rsidRDefault="00736842" w:rsidP="00755EA2">
      <w:pPr>
        <w:pStyle w:val="BodyTextAfter"/>
        <w:rPr>
          <w:noProof/>
        </w:rPr>
      </w:pPr>
      <w:r>
        <w:rPr>
          <w:noProof/>
        </w:rPr>
        <w:t xml:space="preserve">This is also a major constraint if we talk about Tabular Forms. A Tabular Form will currently allow </w:t>
      </w:r>
      <w:r w:rsidR="00307E65">
        <w:rPr>
          <w:noProof/>
        </w:rPr>
        <w:t>us</w:t>
      </w:r>
      <w:r>
        <w:rPr>
          <w:noProof/>
        </w:rPr>
        <w:t xml:space="preserve"> to update or create maximum of 50 columns per page. </w:t>
      </w:r>
      <w:r w:rsidR="00C30D91">
        <w:rPr>
          <w:noProof/>
        </w:rPr>
        <w:t xml:space="preserve">The maximum number of columns an Oracle table can have is 1024. </w:t>
      </w:r>
      <w:r>
        <w:rPr>
          <w:noProof/>
        </w:rPr>
        <w:t xml:space="preserve">Trying to exceed that number </w:t>
      </w:r>
      <w:r w:rsidR="00C30D91">
        <w:rPr>
          <w:noProof/>
        </w:rPr>
        <w:t xml:space="preserve">of 50 updatable columns </w:t>
      </w:r>
      <w:r>
        <w:rPr>
          <w:noProof/>
        </w:rPr>
        <w:t xml:space="preserve">will result in an error. </w:t>
      </w:r>
      <w:r w:rsidR="00307E65">
        <w:rPr>
          <w:noProof/>
        </w:rPr>
        <w:t>We</w:t>
      </w:r>
      <w:r w:rsidR="00E916A5">
        <w:rPr>
          <w:noProof/>
        </w:rPr>
        <w:t xml:space="preserve"> will receive the same error if </w:t>
      </w:r>
      <w:r w:rsidR="00307E65">
        <w:rPr>
          <w:noProof/>
        </w:rPr>
        <w:t>we</w:t>
      </w:r>
      <w:r w:rsidR="00E916A5">
        <w:rPr>
          <w:noProof/>
        </w:rPr>
        <w:t xml:space="preserve"> try building manual tabular forms and index </w:t>
      </w:r>
      <w:r w:rsidR="00307E65">
        <w:rPr>
          <w:noProof/>
        </w:rPr>
        <w:t>our</w:t>
      </w:r>
      <w:r w:rsidR="00E916A5">
        <w:rPr>
          <w:noProof/>
        </w:rPr>
        <w:t xml:space="preserve"> column outside of the specified range</w:t>
      </w:r>
      <w:r w:rsidR="00C30D91">
        <w:rPr>
          <w:noProof/>
        </w:rPr>
        <w:t xml:space="preserve"> (this error is similar to the</w:t>
      </w:r>
      <w:r w:rsidR="00730B65">
        <w:rPr>
          <w:noProof/>
        </w:rPr>
        <w:t xml:space="preserve"> error </w:t>
      </w:r>
      <w:r w:rsidR="005C4B65">
        <w:rPr>
          <w:noProof/>
        </w:rPr>
        <w:t>we</w:t>
      </w:r>
      <w:r w:rsidR="00C30D91">
        <w:rPr>
          <w:noProof/>
        </w:rPr>
        <w:t xml:space="preserve"> get </w:t>
      </w:r>
      <w:r w:rsidR="00730B65">
        <w:rPr>
          <w:noProof/>
        </w:rPr>
        <w:t xml:space="preserve">if </w:t>
      </w:r>
      <w:r w:rsidR="00307E65">
        <w:rPr>
          <w:noProof/>
        </w:rPr>
        <w:t>we</w:t>
      </w:r>
      <w:r w:rsidR="00730B65">
        <w:rPr>
          <w:noProof/>
        </w:rPr>
        <w:t xml:space="preserve"> try to create a simple form wi</w:t>
      </w:r>
      <w:r w:rsidR="00C30D91">
        <w:rPr>
          <w:noProof/>
        </w:rPr>
        <w:t>th more than 100 items per page).</w:t>
      </w:r>
    </w:p>
    <w:p w14:paraId="3949D28C" w14:textId="77777777" w:rsidR="00755EA2" w:rsidRPr="00730B65" w:rsidRDefault="00755EA2" w:rsidP="00EB1ECC">
      <w:pPr>
        <w:pStyle w:val="BodyTextFirst"/>
        <w:rPr>
          <w:noProof/>
          <w:lang w:eastAsia="de-DE"/>
        </w:rPr>
      </w:pPr>
    </w:p>
    <w:p w14:paraId="601F1315" w14:textId="77777777" w:rsidR="00755EA2" w:rsidRDefault="0057796B" w:rsidP="00EB1ECC">
      <w:pPr>
        <w:pStyle w:val="BodyTextFirst"/>
        <w:rPr>
          <w:noProof/>
        </w:rPr>
      </w:pPr>
      <w:r>
        <w:rPr>
          <w:noProof/>
        </w:rPr>
        <mc:AlternateContent>
          <mc:Choice Requires="wps">
            <w:drawing>
              <wp:anchor distT="0" distB="0" distL="114300" distR="114300" simplePos="0" relativeHeight="251757568" behindDoc="0" locked="0" layoutInCell="1" allowOverlap="1" wp14:anchorId="11651BD1" wp14:editId="6EE8DD64">
                <wp:simplePos x="0" y="0"/>
                <wp:positionH relativeFrom="column">
                  <wp:posOffset>269240</wp:posOffset>
                </wp:positionH>
                <wp:positionV relativeFrom="paragraph">
                  <wp:posOffset>1191260</wp:posOffset>
                </wp:positionV>
                <wp:extent cx="4265295" cy="514350"/>
                <wp:effectExtent l="0" t="0" r="1905" b="0"/>
                <wp:wrapTopAndBottom/>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35AEC" w14:textId="77777777" w:rsidR="0062523E" w:rsidRPr="00B161E2" w:rsidRDefault="0062523E" w:rsidP="00755EA2">
                            <w:pPr>
                              <w:pStyle w:val="FigureCaption"/>
                              <w:rPr>
                                <w:sz w:val="23"/>
                              </w:rPr>
                            </w:pPr>
                            <w:r>
                              <w:t>Figure 3.1 : Typical error message after referencing a non existing array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2pt;margin-top:93.8pt;width:335.85pt;height:4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WYfAIAAAA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" stroked="f">
                <v:textbox inset="0,0,0,0">
                  <w:txbxContent>
                    <w:p w:rsidR="00A97698" w:rsidRPr="00B161E2" w:rsidRDefault="00A97698" w:rsidP="00755EA2">
                      <w:pPr>
                        <w:pStyle w:val="FigureCaption"/>
                        <w:rPr>
                          <w:sz w:val="23"/>
                        </w:rPr>
                      </w:pPr>
                      <w:r>
                        <w:t>Figure 3.1 : Typical error message after referencing a non existing array</w:t>
                      </w:r>
                    </w:p>
                  </w:txbxContent>
                </v:textbox>
                <w10:wrap type="topAndBottom"/>
              </v:shape>
            </w:pict>
          </mc:Fallback>
        </mc:AlternateContent>
      </w:r>
      <w:r w:rsidR="005E1E0D" w:rsidRPr="00C30D91">
        <w:rPr>
          <w:noProof/>
          <w:lang w:eastAsia="de-DE"/>
        </w:rPr>
        <w:t xml:space="preserve"> </w:t>
      </w:r>
      <w:r w:rsidR="005E1E0D">
        <w:rPr>
          <w:noProof/>
        </w:rPr>
        <w:drawing>
          <wp:inline distT="0" distB="0" distL="0" distR="0" wp14:anchorId="76823591" wp14:editId="7C4DFFC5">
            <wp:extent cx="4657725" cy="866775"/>
            <wp:effectExtent l="0" t="0" r="9525"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866775"/>
                    </a:xfrm>
                    <a:prstGeom prst="rect">
                      <a:avLst/>
                    </a:prstGeom>
                  </pic:spPr>
                </pic:pic>
              </a:graphicData>
            </a:graphic>
          </wp:inline>
        </w:drawing>
      </w:r>
    </w:p>
    <w:p w14:paraId="232BFEBF" w14:textId="77777777" w:rsidR="00755EA2" w:rsidRDefault="00755EA2" w:rsidP="00EB1ECC">
      <w:pPr>
        <w:pStyle w:val="BodyTextFirst"/>
        <w:rPr>
          <w:noProof/>
        </w:rPr>
      </w:pPr>
    </w:p>
    <w:p w14:paraId="69D8B15D" w14:textId="77777777" w:rsidR="0057796B" w:rsidRDefault="0057796B" w:rsidP="00EB1ECC">
      <w:pPr>
        <w:pStyle w:val="BodyTextFirst"/>
        <w:rPr>
          <w:noProof/>
        </w:rPr>
      </w:pPr>
    </w:p>
    <w:p w14:paraId="39191DAB" w14:textId="77777777" w:rsidR="00736842" w:rsidRDefault="00C30D91" w:rsidP="009F34CF">
      <w:pPr>
        <w:pStyle w:val="NoteTipCaution"/>
      </w:pPr>
      <w:r>
        <w:lastRenderedPageBreak/>
        <w:t>CAUTION</w:t>
      </w:r>
      <w:r w:rsidR="00736842">
        <w:t xml:space="preserve">: Keep in mind that new item types available in APEX 4 (simple checkbox and popup key LOV will require two of these ID’s). Therefore the limitation of 50 updatable columns per page may vary depending on how many of those elements </w:t>
      </w:r>
      <w:r w:rsidR="00307E65">
        <w:t>we</w:t>
      </w:r>
      <w:r w:rsidR="00736842">
        <w:t xml:space="preserve"> have. </w:t>
      </w:r>
    </w:p>
    <w:p w14:paraId="1393FDA5" w14:textId="77777777" w:rsidR="00730B65" w:rsidRDefault="00730B65" w:rsidP="00730B65">
      <w:pPr>
        <w:pStyle w:val="Heading1"/>
      </w:pPr>
      <w:r>
        <w:t>Tabular Forms and Excel Spreadsheets</w:t>
      </w:r>
      <w:r w:rsidR="00851BC3">
        <w:t xml:space="preserve"> (Confusion)</w:t>
      </w:r>
    </w:p>
    <w:p w14:paraId="2F765239" w14:textId="77777777" w:rsidR="00755EA2" w:rsidRDefault="00851BC3" w:rsidP="00A62864">
      <w:pPr>
        <w:pStyle w:val="BodyTextFirst"/>
      </w:pPr>
      <w:r>
        <w:rPr>
          <w:noProof/>
        </w:rPr>
        <w:t xml:space="preserve">One of the most frequent misunderstandings related to Tabular Forms is that </w:t>
      </w:r>
      <w:r w:rsidR="00307E65">
        <w:rPr>
          <w:noProof/>
        </w:rPr>
        <w:t>we</w:t>
      </w:r>
      <w:r>
        <w:rPr>
          <w:noProof/>
        </w:rPr>
        <w:t xml:space="preserve"> could use a Tabular Form as a replacement for Excel spreadsheets. At least one third of the questions posted in the forum and related to Tabular Forms are touching this issue </w:t>
      </w:r>
      <w:r w:rsidR="00C30D91">
        <w:rPr>
          <w:noProof/>
        </w:rPr>
        <w:t>or</w:t>
      </w:r>
      <w:r>
        <w:rPr>
          <w:noProof/>
        </w:rPr>
        <w:t xml:space="preserve"> basically express</w:t>
      </w:r>
      <w:r w:rsidR="00C30D91">
        <w:rPr>
          <w:noProof/>
        </w:rPr>
        <w:t>ing</w:t>
      </w:r>
      <w:r>
        <w:rPr>
          <w:noProof/>
        </w:rPr>
        <w:t xml:space="preserve"> this requirement. The fact is that </w:t>
      </w:r>
      <w:r w:rsidR="00307E65">
        <w:rPr>
          <w:noProof/>
        </w:rPr>
        <w:t>we</w:t>
      </w:r>
      <w:r>
        <w:rPr>
          <w:noProof/>
        </w:rPr>
        <w:t xml:space="preserve"> could modify Tabular Forms up to a certain extent in order to </w:t>
      </w:r>
      <w:r w:rsidR="00C30D91">
        <w:rPr>
          <w:noProof/>
        </w:rPr>
        <w:t>simulate</w:t>
      </w:r>
      <w:r>
        <w:rPr>
          <w:noProof/>
        </w:rPr>
        <w:t xml:space="preserve"> the behaviour of an Excel sheet. </w:t>
      </w:r>
      <w:r w:rsidR="00307E65">
        <w:rPr>
          <w:noProof/>
        </w:rPr>
        <w:t>We</w:t>
      </w:r>
      <w:r>
        <w:rPr>
          <w:noProof/>
        </w:rPr>
        <w:t xml:space="preserve"> can add some javascript and Ajax to it and make it behave like an excel grid. However very soon </w:t>
      </w:r>
      <w:r w:rsidR="00307E65">
        <w:rPr>
          <w:noProof/>
        </w:rPr>
        <w:t>we</w:t>
      </w:r>
      <w:r>
        <w:rPr>
          <w:noProof/>
        </w:rPr>
        <w:t xml:space="preserve"> will realize that there are many limitations and that </w:t>
      </w:r>
      <w:r w:rsidR="00307E65">
        <w:rPr>
          <w:noProof/>
        </w:rPr>
        <w:t>our</w:t>
      </w:r>
      <w:r>
        <w:rPr>
          <w:noProof/>
        </w:rPr>
        <w:t xml:space="preserve"> code is exponentialy growing for every functionality</w:t>
      </w:r>
      <w:r w:rsidR="00C30D91">
        <w:rPr>
          <w:noProof/>
        </w:rPr>
        <w:t xml:space="preserve"> </w:t>
      </w:r>
      <w:r w:rsidR="00307E65">
        <w:rPr>
          <w:noProof/>
        </w:rPr>
        <w:t>we</w:t>
      </w:r>
      <w:r w:rsidR="00C30D91">
        <w:rPr>
          <w:noProof/>
        </w:rPr>
        <w:t xml:space="preserve"> add</w:t>
      </w:r>
      <w:r>
        <w:rPr>
          <w:noProof/>
        </w:rPr>
        <w:t xml:space="preserve">. What </w:t>
      </w:r>
      <w:r w:rsidR="00307E65">
        <w:rPr>
          <w:noProof/>
        </w:rPr>
        <w:t>we</w:t>
      </w:r>
      <w:r>
        <w:rPr>
          <w:noProof/>
        </w:rPr>
        <w:t xml:space="preserve"> definitelly </w:t>
      </w:r>
      <w:r w:rsidR="00C30D91">
        <w:rPr>
          <w:noProof/>
        </w:rPr>
        <w:t xml:space="preserve">do </w:t>
      </w:r>
      <w:r>
        <w:rPr>
          <w:noProof/>
        </w:rPr>
        <w:t>not want is to later support and debug that code</w:t>
      </w:r>
      <w:r w:rsidR="00C30D91">
        <w:rPr>
          <w:noProof/>
        </w:rPr>
        <w:t xml:space="preserve">. Even if it is </w:t>
      </w:r>
      <w:r w:rsidR="00307E65">
        <w:rPr>
          <w:noProof/>
        </w:rPr>
        <w:t>our</w:t>
      </w:r>
      <w:r w:rsidR="00C30D91">
        <w:rPr>
          <w:noProof/>
        </w:rPr>
        <w:t xml:space="preserve"> own</w:t>
      </w:r>
      <w:r>
        <w:rPr>
          <w:noProof/>
        </w:rPr>
        <w:t xml:space="preserve">. Tabular Forms are not </w:t>
      </w:r>
      <w:r w:rsidR="00C30D91">
        <w:rPr>
          <w:noProof/>
        </w:rPr>
        <w:t>meant</w:t>
      </w:r>
      <w:r>
        <w:rPr>
          <w:noProof/>
        </w:rPr>
        <w:t xml:space="preserve"> to be an Excel replacement – they have a completely different purpose. </w:t>
      </w:r>
    </w:p>
    <w:p w14:paraId="693D1FC8" w14:textId="77777777" w:rsidR="00F56F3D" w:rsidRDefault="00F56F3D" w:rsidP="00F56F3D">
      <w:pPr>
        <w:pStyle w:val="Heading1"/>
      </w:pPr>
      <w:r>
        <w:t>Tabular Forms and their Purpose</w:t>
      </w:r>
    </w:p>
    <w:p w14:paraId="68F93C02" w14:textId="77777777" w:rsidR="00A350DF" w:rsidRDefault="00F56F3D" w:rsidP="00F56F3D">
      <w:pPr>
        <w:pStyle w:val="BodyTextFirst"/>
        <w:rPr>
          <w:noProof/>
        </w:rPr>
      </w:pPr>
      <w:r>
        <w:rPr>
          <w:noProof/>
        </w:rPr>
        <w:t xml:space="preserve">The main purpose of a Tabular form can be </w:t>
      </w:r>
      <w:r w:rsidR="00A350DF">
        <w:rPr>
          <w:noProof/>
        </w:rPr>
        <w:t>described by two cases:</w:t>
      </w:r>
    </w:p>
    <w:p w14:paraId="3C7FF856" w14:textId="77777777" w:rsidR="00A350DF" w:rsidRPr="00CD71B1" w:rsidRDefault="00A350DF" w:rsidP="00A350DF">
      <w:pPr>
        <w:pStyle w:val="ListBulletSub"/>
      </w:pPr>
      <w:r>
        <w:t>Maintaining smaller sets of data</w:t>
      </w:r>
    </w:p>
    <w:p w14:paraId="1466CC64" w14:textId="77777777" w:rsidR="00A350DF" w:rsidRPr="00CD71B1" w:rsidRDefault="00A350DF" w:rsidP="00A350DF">
      <w:pPr>
        <w:pStyle w:val="ListBulletSub"/>
      </w:pPr>
      <w:r>
        <w:t>Maintaining parent – child relations</w:t>
      </w:r>
    </w:p>
    <w:p w14:paraId="46BBE74D" w14:textId="77777777" w:rsidR="00A350DF" w:rsidRDefault="00A350DF" w:rsidP="00F56F3D">
      <w:pPr>
        <w:pStyle w:val="BodyTextFirst"/>
      </w:pPr>
      <w:r>
        <w:t xml:space="preserve">A typical example for the first case would be a page in </w:t>
      </w:r>
      <w:r w:rsidR="00307E65">
        <w:t>our</w:t>
      </w:r>
      <w:r>
        <w:t xml:space="preserve"> application where </w:t>
      </w:r>
      <w:r w:rsidR="00307E65">
        <w:t>we</w:t>
      </w:r>
      <w:r>
        <w:t xml:space="preserve"> maintain </w:t>
      </w:r>
      <w:r w:rsidR="00307E65">
        <w:t>our</w:t>
      </w:r>
      <w:r>
        <w:t xml:space="preserve"> list</w:t>
      </w:r>
      <w:r w:rsidR="00C30D91">
        <w:t>s</w:t>
      </w:r>
      <w:r>
        <w:t xml:space="preserve"> of values. Normally a list of values will contain couple of records (options) and </w:t>
      </w:r>
      <w:r w:rsidR="00307E65">
        <w:t>we</w:t>
      </w:r>
      <w:r>
        <w:t xml:space="preserve"> could display this set of data on one page. The reason </w:t>
      </w:r>
      <w:r w:rsidR="00307E65">
        <w:t>we</w:t>
      </w:r>
      <w:r>
        <w:t xml:space="preserve"> would choose this method is that </w:t>
      </w:r>
      <w:r w:rsidR="00307E65">
        <w:t>we</w:t>
      </w:r>
      <w:r>
        <w:t xml:space="preserve"> can quickly edit and save </w:t>
      </w:r>
      <w:r w:rsidR="00307E65">
        <w:t>our</w:t>
      </w:r>
      <w:r>
        <w:t xml:space="preserve"> records without having to drill down</w:t>
      </w:r>
      <w:r w:rsidR="000D40D2">
        <w:t>, paginate or switch between the pages.</w:t>
      </w:r>
    </w:p>
    <w:p w14:paraId="31A5600C" w14:textId="77777777" w:rsidR="00A350DF" w:rsidRDefault="00A350DF" w:rsidP="00F56F3D">
      <w:pPr>
        <w:pStyle w:val="BodyTextFirst"/>
      </w:pPr>
      <w:r>
        <w:t xml:space="preserve">An example for the second case would be an application for the order management. An order would be a parent record (master) and ordered items would be child records (detail). </w:t>
      </w:r>
      <w:r w:rsidR="000D40D2">
        <w:t xml:space="preserve">In the most of the cases there is a limited (small) amount of details </w:t>
      </w:r>
      <w:r w:rsidR="00F62782">
        <w:t>for one master record</w:t>
      </w:r>
      <w:r w:rsidR="000D40D2">
        <w:t xml:space="preserve">. </w:t>
      </w:r>
      <w:r>
        <w:t xml:space="preserve">Normally </w:t>
      </w:r>
      <w:r w:rsidR="00307E65">
        <w:t>we</w:t>
      </w:r>
      <w:r>
        <w:t xml:space="preserve"> </w:t>
      </w:r>
      <w:r>
        <w:lastRenderedPageBreak/>
        <w:t>would want to maintain that relation between the master and the detail on one page.  In that case Tabular Forms are way to go.</w:t>
      </w:r>
    </w:p>
    <w:p w14:paraId="3062757E" w14:textId="77777777" w:rsidR="00F62782" w:rsidRDefault="00F62782" w:rsidP="00F56F3D">
      <w:pPr>
        <w:pStyle w:val="BodyTextFirst"/>
      </w:pPr>
      <w:r>
        <w:t>This is of course only a recommendation on where</w:t>
      </w:r>
      <w:r w:rsidR="00B93590">
        <w:t xml:space="preserve"> or when</w:t>
      </w:r>
      <w:r>
        <w:t xml:space="preserve"> to use Tabular Forms. Sure </w:t>
      </w:r>
      <w:r w:rsidR="00307E65">
        <w:t>we</w:t>
      </w:r>
      <w:r>
        <w:t xml:space="preserve"> can use them to update even thousands of records </w:t>
      </w:r>
      <w:r w:rsidR="00C30D91">
        <w:t xml:space="preserve">with up to 50 columns </w:t>
      </w:r>
      <w:r>
        <w:t xml:space="preserve">but in that case </w:t>
      </w:r>
      <w:r w:rsidR="00307E65">
        <w:t>we</w:t>
      </w:r>
      <w:r>
        <w:t xml:space="preserve"> will face </w:t>
      </w:r>
      <w:r w:rsidR="00C30D91">
        <w:t xml:space="preserve">a </w:t>
      </w:r>
      <w:r>
        <w:t>couple of issues:</w:t>
      </w:r>
    </w:p>
    <w:p w14:paraId="4C42210A" w14:textId="77777777" w:rsidR="00F62782" w:rsidRDefault="00307E65" w:rsidP="00F62782">
      <w:pPr>
        <w:pStyle w:val="ListBulletSub"/>
      </w:pPr>
      <w:r>
        <w:t>Our</w:t>
      </w:r>
      <w:r w:rsidR="00F62782">
        <w:t xml:space="preserve"> application performance will go down – APEX will call the </w:t>
      </w:r>
      <w:proofErr w:type="spellStart"/>
      <w:r w:rsidR="00F62782">
        <w:t>apex_item</w:t>
      </w:r>
      <w:proofErr w:type="spellEnd"/>
      <w:r w:rsidR="00F62782">
        <w:t xml:space="preserve"> package for each row and each column </w:t>
      </w:r>
      <w:r>
        <w:t>we</w:t>
      </w:r>
      <w:r w:rsidR="00F62782">
        <w:t xml:space="preserve"> display on </w:t>
      </w:r>
      <w:r w:rsidR="005C4B65">
        <w:t>our</w:t>
      </w:r>
      <w:r w:rsidR="00F62782">
        <w:t xml:space="preserve"> page (this will be even worse if </w:t>
      </w:r>
      <w:r w:rsidR="005C4B65">
        <w:t>we</w:t>
      </w:r>
      <w:r w:rsidR="00F62782">
        <w:t xml:space="preserve"> build manual tabular forms since this will happen not only for displayed rows but for the whole result set)</w:t>
      </w:r>
      <w:r w:rsidR="00F36C8A">
        <w:t>.</w:t>
      </w:r>
      <w:r w:rsidR="00B93590">
        <w:t xml:space="preserve"> The time required to render a page after an update process will dramatically increase.</w:t>
      </w:r>
    </w:p>
    <w:p w14:paraId="1FFA544D" w14:textId="77777777" w:rsidR="00F62782" w:rsidRDefault="00F62782" w:rsidP="00F62782">
      <w:pPr>
        <w:pStyle w:val="ListBulletSub"/>
      </w:pPr>
      <w:r>
        <w:t xml:space="preserve">The quality of </w:t>
      </w:r>
      <w:r w:rsidR="00307E65">
        <w:t>our</w:t>
      </w:r>
      <w:r>
        <w:t xml:space="preserve"> data will suffer</w:t>
      </w:r>
      <w:r w:rsidR="00F36C8A">
        <w:t xml:space="preserve"> and </w:t>
      </w:r>
      <w:r w:rsidR="00307E65">
        <w:t>our</w:t>
      </w:r>
      <w:r w:rsidR="00F36C8A">
        <w:t xml:space="preserve"> users </w:t>
      </w:r>
      <w:r w:rsidR="00534383">
        <w:t xml:space="preserve">will lose their overview and </w:t>
      </w:r>
      <w:r w:rsidR="00F36C8A">
        <w:t>would eventually need to remember their changes since they need to scroll the screen</w:t>
      </w:r>
      <w:r w:rsidR="00534383">
        <w:t xml:space="preserve"> in all directions.</w:t>
      </w:r>
    </w:p>
    <w:p w14:paraId="6180D561" w14:textId="77777777" w:rsidR="00F36C8A" w:rsidRPr="00CD71B1" w:rsidRDefault="00F36C8A" w:rsidP="00F62782">
      <w:pPr>
        <w:pStyle w:val="ListBulletSub"/>
      </w:pPr>
      <w:r>
        <w:t xml:space="preserve">The safety of </w:t>
      </w:r>
      <w:r w:rsidR="00307E65">
        <w:t>our</w:t>
      </w:r>
      <w:r>
        <w:t xml:space="preserve"> data will be poor. It is quite easy to accidentally delete records</w:t>
      </w:r>
      <w:r w:rsidR="00534383">
        <w:t xml:space="preserve"> without even noticing it.</w:t>
      </w:r>
    </w:p>
    <w:p w14:paraId="2686C80D" w14:textId="77777777" w:rsidR="00F62782" w:rsidRDefault="00F62782" w:rsidP="00F56F3D">
      <w:pPr>
        <w:pStyle w:val="BodyTextFirst"/>
      </w:pPr>
    </w:p>
    <w:p w14:paraId="1BB55E16" w14:textId="77777777" w:rsidR="00A62288" w:rsidRPr="00BB3CCA" w:rsidRDefault="00A62288" w:rsidP="00A62288">
      <w:pPr>
        <w:pStyle w:val="Heading1"/>
      </w:pPr>
      <w:r>
        <w:t>Tabular Forms – New Features in APEX 4</w:t>
      </w:r>
    </w:p>
    <w:p w14:paraId="17E730C9" w14:textId="77777777" w:rsidR="00A62288" w:rsidRPr="00BB3CCA" w:rsidRDefault="00A62288" w:rsidP="00A62288">
      <w:pPr>
        <w:pStyle w:val="BodyTextFirst"/>
      </w:pPr>
      <w:r>
        <w:t>As mentioned earlier, the first major change of Tabular Forms happened in the release 4 of APEX. A couple of very important features were added or enhanced. We will try to cover them all.</w:t>
      </w:r>
    </w:p>
    <w:p w14:paraId="1B474ABD" w14:textId="77777777" w:rsidR="00A62288" w:rsidRPr="00BB3CCA" w:rsidRDefault="007D59EE" w:rsidP="00A62288">
      <w:pPr>
        <w:pStyle w:val="Heading2"/>
      </w:pPr>
      <w:r>
        <w:t>New Item Types</w:t>
      </w:r>
    </w:p>
    <w:p w14:paraId="190B0596" w14:textId="77777777" w:rsidR="00A62288" w:rsidRDefault="007D59EE" w:rsidP="00A62288">
      <w:pPr>
        <w:pStyle w:val="BodyTextFirst"/>
      </w:pPr>
      <w:r>
        <w:t xml:space="preserve">In the releases prior to the release 4 of APEX, Tabular Forms were somewhat limited compared to the single row Forms.  A couple of important items were missing. Release 4 corrected that issue </w:t>
      </w:r>
      <w:r w:rsidR="00A97698">
        <w:t xml:space="preserve">by introducing </w:t>
      </w:r>
      <w:r>
        <w:t>the following item types:</w:t>
      </w:r>
    </w:p>
    <w:p w14:paraId="56E2058F" w14:textId="77777777" w:rsidR="007D59EE" w:rsidRDefault="007D59EE" w:rsidP="007D59EE">
      <w:pPr>
        <w:pStyle w:val="ListBulletSub"/>
      </w:pPr>
      <w:r>
        <w:t>single checkbox</w:t>
      </w:r>
    </w:p>
    <w:p w14:paraId="37FC3663" w14:textId="77777777" w:rsidR="007D59EE" w:rsidRDefault="007D59EE" w:rsidP="007D59EE">
      <w:pPr>
        <w:pStyle w:val="ListBulletSub"/>
      </w:pPr>
      <w:proofErr w:type="spellStart"/>
      <w:r>
        <w:t>jQuery</w:t>
      </w:r>
      <w:proofErr w:type="spellEnd"/>
      <w:r>
        <w:t xml:space="preserve"> date picker</w:t>
      </w:r>
    </w:p>
    <w:p w14:paraId="61BF3BF8" w14:textId="77777777" w:rsidR="007D59EE" w:rsidRDefault="007D59EE" w:rsidP="007D59EE">
      <w:pPr>
        <w:pStyle w:val="ListBulletSub"/>
      </w:pPr>
      <w:r>
        <w:t>radio group</w:t>
      </w:r>
    </w:p>
    <w:p w14:paraId="006C884B" w14:textId="77777777" w:rsidR="007D59EE" w:rsidRPr="00CD71B1" w:rsidRDefault="007D59EE" w:rsidP="007D59EE">
      <w:pPr>
        <w:pStyle w:val="ListBulletSub"/>
      </w:pPr>
      <w:r>
        <w:t>popup key LOV</w:t>
      </w:r>
    </w:p>
    <w:p w14:paraId="5EB547A3" w14:textId="77777777" w:rsidR="007D59EE" w:rsidRDefault="007D59EE" w:rsidP="00A62288">
      <w:pPr>
        <w:pStyle w:val="BodyTextFirst"/>
      </w:pPr>
    </w:p>
    <w:p w14:paraId="6B8A205D" w14:textId="77777777" w:rsidR="003C3813" w:rsidRPr="00BB3CCA" w:rsidRDefault="003C3813" w:rsidP="003C3813">
      <w:pPr>
        <w:pStyle w:val="Heading3"/>
      </w:pPr>
      <w:r>
        <w:lastRenderedPageBreak/>
        <w:t>Single Checkbox</w:t>
      </w:r>
    </w:p>
    <w:p w14:paraId="2D088786" w14:textId="77777777" w:rsidR="003C3813" w:rsidRDefault="003C3813" w:rsidP="003C3813">
      <w:pPr>
        <w:pStyle w:val="BodyTextFirst"/>
      </w:pPr>
      <w:r>
        <w:t xml:space="preserve">In some cases </w:t>
      </w:r>
      <w:r w:rsidR="00307E65">
        <w:t>our</w:t>
      </w:r>
      <w:r>
        <w:t xml:space="preserve"> Tabular Form will need to provide a column of type checkbox to give </w:t>
      </w:r>
      <w:r w:rsidR="00307E65">
        <w:t>our</w:t>
      </w:r>
      <w:r w:rsidR="0041288C">
        <w:t xml:space="preserve"> users a possibility to “flag” a record. Usually </w:t>
      </w:r>
      <w:r w:rsidR="00AA32B6">
        <w:t xml:space="preserve">it would be </w:t>
      </w:r>
      <w:r w:rsidR="0041288C">
        <w:t>“Yes” or “Y” for an activated checkbox</w:t>
      </w:r>
      <w:r w:rsidR="00AA32B6">
        <w:t xml:space="preserve"> and</w:t>
      </w:r>
      <w:r w:rsidR="0041288C">
        <w:t xml:space="preserve"> “No” or “N” for </w:t>
      </w:r>
      <w:r w:rsidR="00AA32B6">
        <w:t xml:space="preserve">the not </w:t>
      </w:r>
      <w:r w:rsidR="0041288C">
        <w:t>checked (empty)</w:t>
      </w:r>
      <w:r w:rsidR="00AA32B6">
        <w:t xml:space="preserve"> state</w:t>
      </w:r>
      <w:r w:rsidR="0041288C">
        <w:t xml:space="preserve">. </w:t>
      </w:r>
      <w:r>
        <w:t xml:space="preserve">In the earlier versions of APEX </w:t>
      </w:r>
      <w:r w:rsidR="0041288C">
        <w:t>such a requireme</w:t>
      </w:r>
      <w:r w:rsidR="00AA32B6">
        <w:t>nt would cause a lot of coding just to create a workaround for a simple problem. The checkbox item was (is) different than the other items in APEX – its value will not be submitted to the server for the empty state. This means that the array (g_f01) will contain the values for the checked items only and there was no really good way to go around this problem.</w:t>
      </w:r>
    </w:p>
    <w:p w14:paraId="3B43DD59" w14:textId="77777777" w:rsidR="00AA32B6" w:rsidRDefault="00AA32B6" w:rsidP="003C3813">
      <w:pPr>
        <w:pStyle w:val="BodyTextFirst"/>
      </w:pPr>
      <w:r>
        <w:t>AP</w:t>
      </w:r>
      <w:ins w:id="2" w:author="John Scott" w:date="2011-03-07T22:26:00Z">
        <w:r w:rsidR="0062523E">
          <w:t>E</w:t>
        </w:r>
      </w:ins>
      <w:del w:id="3" w:author="John Scott" w:date="2011-03-07T22:26:00Z">
        <w:r w:rsidDel="0062523E">
          <w:delText>A</w:delText>
        </w:r>
      </w:del>
      <w:r>
        <w:t xml:space="preserve">X 4 changed this in a positive way by introducing the Single Checkbox item. This item can be used as any other item and it is capable of storing either a single value for a checked or NULL for the empty state. </w:t>
      </w:r>
    </w:p>
    <w:p w14:paraId="358F659E" w14:textId="77777777" w:rsidR="00E91C23" w:rsidRDefault="00E91C23" w:rsidP="003C3813">
      <w:pPr>
        <w:pStyle w:val="BodyTextFirst"/>
      </w:pPr>
      <w:r>
        <w:t xml:space="preserve">In order to demonstrate how this feature works, we will need to do couple of </w:t>
      </w:r>
      <w:r w:rsidR="008762C7">
        <w:t xml:space="preserve">preparation </w:t>
      </w:r>
      <w:r>
        <w:t>steps</w:t>
      </w:r>
      <w:r w:rsidR="008762C7">
        <w:t xml:space="preserve"> first</w:t>
      </w:r>
      <w:r>
        <w:t>:</w:t>
      </w:r>
    </w:p>
    <w:p w14:paraId="593A2069" w14:textId="77777777" w:rsidR="00E91C23" w:rsidRDefault="00E91C23" w:rsidP="00E91C23">
      <w:pPr>
        <w:pStyle w:val="ListBulletSub"/>
      </w:pPr>
      <w:r>
        <w:t>create a new workspace (</w:t>
      </w:r>
      <w:r w:rsidR="00307E65">
        <w:t xml:space="preserve">we need to </w:t>
      </w:r>
      <w:r>
        <w:t xml:space="preserve">make sure that </w:t>
      </w:r>
      <w:r w:rsidR="00307E65">
        <w:t>our</w:t>
      </w:r>
      <w:r>
        <w:t xml:space="preserve"> instance settings allow creation of the demo application -  Workspace: INTERNAL Home &gt; Manage Instance &gt; Feature Configuration – “</w:t>
      </w:r>
      <w:r w:rsidRPr="00E91C23">
        <w:t>Create demonstration objects in new workspace</w:t>
      </w:r>
      <w:r>
        <w:t>s” needs to be set to “Yes”)</w:t>
      </w:r>
    </w:p>
    <w:p w14:paraId="25FA36F6" w14:textId="77777777" w:rsidR="00E91C23" w:rsidRDefault="00E91C23" w:rsidP="00E91C23">
      <w:pPr>
        <w:pStyle w:val="ListBulletSub"/>
      </w:pPr>
      <w:r>
        <w:t>this will create the required tables we need for this demonstration (EMP and DEPT)</w:t>
      </w:r>
    </w:p>
    <w:p w14:paraId="0B1B348B" w14:textId="77777777" w:rsidR="00E91C23" w:rsidRDefault="00E91C23" w:rsidP="003C3813">
      <w:pPr>
        <w:pStyle w:val="ListBulletSub"/>
      </w:pPr>
      <w:r>
        <w:t xml:space="preserve">change </w:t>
      </w:r>
      <w:r w:rsidR="00307E65">
        <w:t>our</w:t>
      </w:r>
      <w:r>
        <w:t xml:space="preserve"> EMP table by adding an additional column </w:t>
      </w:r>
      <w:r w:rsidR="00AF5198">
        <w:t xml:space="preserve">and changing one of the columns </w:t>
      </w:r>
      <w:r>
        <w:t>– use the code below</w:t>
      </w:r>
      <w:r w:rsidR="00AF5198">
        <w:t xml:space="preserve"> </w:t>
      </w:r>
    </w:p>
    <w:p w14:paraId="2DBB5C50" w14:textId="77777777" w:rsidR="00AF5198" w:rsidRDefault="00AF5198" w:rsidP="00AF5198">
      <w:pPr>
        <w:pStyle w:val="ListBulletSub"/>
        <w:numPr>
          <w:ilvl w:val="0"/>
          <w:numId w:val="0"/>
        </w:numPr>
        <w:ind w:left="720"/>
      </w:pPr>
    </w:p>
    <w:p w14:paraId="07D13C29" w14:textId="77777777" w:rsidR="00561F4A" w:rsidRPr="00F644A2" w:rsidRDefault="001A21D4" w:rsidP="00816FF6">
      <w:pPr>
        <w:pStyle w:val="CodeListing"/>
        <w:rPr>
          <w:rStyle w:val="CodeCharacterInline"/>
          <w:sz w:val="20"/>
          <w:szCs w:val="20"/>
          <w:highlight w:val="white"/>
        </w:rPr>
      </w:pPr>
      <w:r w:rsidRPr="00F644A2">
        <w:rPr>
          <w:rStyle w:val="CodeCharacterInline"/>
          <w:sz w:val="20"/>
          <w:szCs w:val="20"/>
          <w:highlight w:val="white"/>
        </w:rPr>
        <w:t xml:space="preserve">ALTER TABLE emp MODIFY (ename VARCHAR2(40) NOT NULL); </w:t>
      </w:r>
    </w:p>
    <w:p w14:paraId="00FDB53C" w14:textId="77777777" w:rsidR="00561F4A" w:rsidRPr="00F644A2" w:rsidRDefault="00561F4A" w:rsidP="00816FF6">
      <w:pPr>
        <w:pStyle w:val="CodeListing"/>
        <w:rPr>
          <w:rStyle w:val="CodeCharacterInline"/>
          <w:sz w:val="20"/>
          <w:szCs w:val="20"/>
          <w:highlight w:val="white"/>
        </w:rPr>
      </w:pPr>
    </w:p>
    <w:p w14:paraId="201E6516" w14:textId="77777777" w:rsidR="00AF5198" w:rsidRPr="00F644A2" w:rsidRDefault="001A21D4" w:rsidP="00816FF6">
      <w:pPr>
        <w:pStyle w:val="CodeListing"/>
        <w:rPr>
          <w:rStyle w:val="CodeCharacterInline"/>
          <w:sz w:val="20"/>
          <w:szCs w:val="20"/>
        </w:rPr>
      </w:pPr>
      <w:r w:rsidRPr="00F644A2">
        <w:rPr>
          <w:rStyle w:val="CodeCharacterInline"/>
          <w:sz w:val="20"/>
          <w:szCs w:val="20"/>
          <w:highlight w:val="white"/>
        </w:rPr>
        <w:t>ALTER TABLE emp ADD (valid VARCHAR2(1));</w:t>
      </w:r>
    </w:p>
    <w:p w14:paraId="4918CFDD" w14:textId="77777777" w:rsidR="00561F4A" w:rsidRPr="00F644A2" w:rsidRDefault="00561F4A" w:rsidP="00816FF6">
      <w:pPr>
        <w:pStyle w:val="CodeListing"/>
        <w:rPr>
          <w:rStyle w:val="CodeCharacterInline"/>
          <w:sz w:val="20"/>
          <w:szCs w:val="20"/>
        </w:rPr>
      </w:pPr>
    </w:p>
    <w:p w14:paraId="57EB3294" w14:textId="77777777" w:rsidR="00561F4A" w:rsidRPr="00F644A2" w:rsidRDefault="00561F4A" w:rsidP="00816FF6">
      <w:pPr>
        <w:pStyle w:val="CodeListing"/>
        <w:rPr>
          <w:rStyle w:val="CodeCharacterInline"/>
          <w:sz w:val="20"/>
          <w:szCs w:val="20"/>
        </w:rPr>
      </w:pPr>
      <w:r w:rsidRPr="00F644A2">
        <w:rPr>
          <w:rStyle w:val="CodeCharacterInline"/>
          <w:sz w:val="20"/>
          <w:szCs w:val="20"/>
        </w:rPr>
        <w:t>CREATE TABLE emp_bkp AS SELECT * FROM emp;</w:t>
      </w:r>
    </w:p>
    <w:p w14:paraId="75003F77" w14:textId="77777777" w:rsidR="00561F4A" w:rsidRPr="00F644A2" w:rsidRDefault="00561F4A" w:rsidP="00816FF6">
      <w:pPr>
        <w:pStyle w:val="CodeListing"/>
        <w:rPr>
          <w:rStyle w:val="CodeCharacterInline"/>
          <w:sz w:val="20"/>
          <w:szCs w:val="20"/>
        </w:rPr>
      </w:pPr>
    </w:p>
    <w:p w14:paraId="258FA10F" w14:textId="77777777" w:rsidR="00561F4A" w:rsidRPr="00F644A2" w:rsidRDefault="00561F4A" w:rsidP="00816FF6">
      <w:pPr>
        <w:pStyle w:val="CodeListing"/>
        <w:rPr>
          <w:rStyle w:val="CodeCharacterInline"/>
          <w:sz w:val="20"/>
          <w:szCs w:val="20"/>
        </w:rPr>
      </w:pPr>
      <w:r w:rsidRPr="00F644A2">
        <w:rPr>
          <w:rStyle w:val="CodeCharacterInline"/>
          <w:sz w:val="20"/>
          <w:szCs w:val="20"/>
        </w:rPr>
        <w:t>CREATE TABLE dept_bkp AS SELECT * FROM dept;</w:t>
      </w:r>
    </w:p>
    <w:p w14:paraId="1222746C" w14:textId="77777777" w:rsidR="00E26C9F" w:rsidRPr="00F644A2" w:rsidRDefault="00E26C9F" w:rsidP="00816FF6">
      <w:pPr>
        <w:pStyle w:val="CodeListing"/>
        <w:rPr>
          <w:rStyle w:val="CodeCharacterInline"/>
          <w:sz w:val="20"/>
          <w:szCs w:val="20"/>
        </w:rPr>
      </w:pPr>
    </w:p>
    <w:p w14:paraId="4ED92102"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CREATE SEQUENCE dept_seq START WITH 50 INCREMENT BY 10 NOCACHE;</w:t>
      </w:r>
    </w:p>
    <w:p w14:paraId="7AD43864" w14:textId="77777777" w:rsidR="00E26C9F" w:rsidRPr="00F644A2" w:rsidRDefault="00E26C9F" w:rsidP="00816FF6">
      <w:pPr>
        <w:pStyle w:val="CodeListing"/>
        <w:rPr>
          <w:rStyle w:val="CodeCharacterInline"/>
          <w:sz w:val="20"/>
          <w:szCs w:val="20"/>
          <w:highlight w:val="white"/>
        </w:rPr>
      </w:pPr>
    </w:p>
    <w:p w14:paraId="3A845F65"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CREATE SEQUENCE emp_seq START WITH 7950 INCREMENT BY 1 NOCACHE;</w:t>
      </w:r>
    </w:p>
    <w:p w14:paraId="034C8454" w14:textId="77777777" w:rsidR="00E26C9F" w:rsidRPr="00F644A2" w:rsidRDefault="00E26C9F" w:rsidP="00816FF6">
      <w:pPr>
        <w:pStyle w:val="CodeListing"/>
        <w:rPr>
          <w:rStyle w:val="CodeCharacterInline"/>
          <w:sz w:val="20"/>
          <w:szCs w:val="20"/>
          <w:highlight w:val="white"/>
        </w:rPr>
      </w:pPr>
    </w:p>
    <w:p w14:paraId="297D4DCE"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lastRenderedPageBreak/>
        <w:t>CREATE OR REPLACE TRIGGER dept_tr</w:t>
      </w:r>
    </w:p>
    <w:p w14:paraId="471E8FA9"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BEFORE INSERT</w:t>
      </w:r>
    </w:p>
    <w:p w14:paraId="7A7A1D3C"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ON dept</w:t>
      </w:r>
    </w:p>
    <w:p w14:paraId="39C074A4"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FOR EACH ROW</w:t>
      </w:r>
    </w:p>
    <w:p w14:paraId="27479C82"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BEGIN</w:t>
      </w:r>
    </w:p>
    <w:p w14:paraId="014BF468"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IF :NEW.deptno IS NULL</w:t>
      </w:r>
    </w:p>
    <w:p w14:paraId="59EBF0B4"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THEN</w:t>
      </w:r>
    </w:p>
    <w:p w14:paraId="4B7E08B3"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SELECT dept_seq.NEXTVAL</w:t>
      </w:r>
    </w:p>
    <w:p w14:paraId="3D20A221"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INTO :NEW.deptno</w:t>
      </w:r>
    </w:p>
    <w:p w14:paraId="27F8A36E"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FROM DUAL;</w:t>
      </w:r>
    </w:p>
    <w:p w14:paraId="08A28BD4"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END IF;</w:t>
      </w:r>
    </w:p>
    <w:p w14:paraId="5EDB07D3"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END;</w:t>
      </w:r>
    </w:p>
    <w:p w14:paraId="13C81241"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w:t>
      </w:r>
    </w:p>
    <w:p w14:paraId="7D7110F7"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CREATE OR REPLACE TRIGGER emp_tr</w:t>
      </w:r>
    </w:p>
    <w:p w14:paraId="75A4CD43"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BEFORE INSERT</w:t>
      </w:r>
    </w:p>
    <w:p w14:paraId="4E637528"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ON emp</w:t>
      </w:r>
    </w:p>
    <w:p w14:paraId="58925612"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FOR EACH ROW</w:t>
      </w:r>
    </w:p>
    <w:p w14:paraId="00FCE8E1"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BEGIN</w:t>
      </w:r>
    </w:p>
    <w:p w14:paraId="017EA847"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IF :NEW.empno IS NULL</w:t>
      </w:r>
    </w:p>
    <w:p w14:paraId="730A6988"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THEN</w:t>
      </w:r>
    </w:p>
    <w:p w14:paraId="717F8584"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SELECT emp_seq.NEXTVAL</w:t>
      </w:r>
    </w:p>
    <w:p w14:paraId="44321B41"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INTO :NEW.empno</w:t>
      </w:r>
    </w:p>
    <w:p w14:paraId="514C61A8"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FROM DUAL;</w:t>
      </w:r>
    </w:p>
    <w:p w14:paraId="7A4B4A16"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 xml:space="preserve">   END IF;</w:t>
      </w:r>
    </w:p>
    <w:p w14:paraId="356628F3" w14:textId="77777777" w:rsidR="00E26C9F" w:rsidRPr="00F644A2" w:rsidRDefault="00E26C9F" w:rsidP="00816FF6">
      <w:pPr>
        <w:pStyle w:val="CodeListing"/>
        <w:rPr>
          <w:rStyle w:val="CodeCharacterInline"/>
          <w:sz w:val="20"/>
          <w:szCs w:val="20"/>
          <w:highlight w:val="white"/>
        </w:rPr>
      </w:pPr>
      <w:r w:rsidRPr="00F644A2">
        <w:rPr>
          <w:rStyle w:val="CodeCharacterInline"/>
          <w:sz w:val="20"/>
          <w:szCs w:val="20"/>
          <w:highlight w:val="white"/>
        </w:rPr>
        <w:t>END;</w:t>
      </w:r>
    </w:p>
    <w:p w14:paraId="2B3DCEF7" w14:textId="77777777" w:rsidR="00E26C9F" w:rsidRPr="00F644A2" w:rsidRDefault="00E26C9F" w:rsidP="00816FF6">
      <w:pPr>
        <w:pStyle w:val="CodeListing"/>
        <w:rPr>
          <w:rStyle w:val="CodeCharacterInline"/>
          <w:sz w:val="20"/>
          <w:szCs w:val="20"/>
        </w:rPr>
      </w:pPr>
      <w:r w:rsidRPr="00F644A2">
        <w:rPr>
          <w:rStyle w:val="CodeCharacterInline"/>
          <w:sz w:val="20"/>
          <w:szCs w:val="20"/>
          <w:highlight w:val="white"/>
        </w:rPr>
        <w:t>/</w:t>
      </w:r>
    </w:p>
    <w:p w14:paraId="7D39A7A7" w14:textId="77777777" w:rsidR="00AF5198" w:rsidRPr="00AF5198" w:rsidRDefault="00AF5198" w:rsidP="00AF5198">
      <w:pPr>
        <w:pStyle w:val="ListBulletSub"/>
        <w:numPr>
          <w:ilvl w:val="0"/>
          <w:numId w:val="0"/>
        </w:numPr>
        <w:ind w:left="720"/>
        <w:rPr>
          <w:rFonts w:ascii="Courier New" w:hAnsi="Courier New" w:cs="Courier New"/>
          <w:noProof/>
          <w:sz w:val="24"/>
        </w:rPr>
      </w:pPr>
      <w:r>
        <w:rPr>
          <w:noProof/>
        </w:rPr>
        <mc:AlternateContent>
          <mc:Choice Requires="wps">
            <w:drawing>
              <wp:anchor distT="0" distB="0" distL="114300" distR="114300" simplePos="0" relativeHeight="251759616" behindDoc="0" locked="0" layoutInCell="1" allowOverlap="1" wp14:anchorId="575A31C2" wp14:editId="3A33CFCB">
                <wp:simplePos x="0" y="0"/>
                <wp:positionH relativeFrom="column">
                  <wp:posOffset>574040</wp:posOffset>
                </wp:positionH>
                <wp:positionV relativeFrom="paragraph">
                  <wp:posOffset>31750</wp:posOffset>
                </wp:positionV>
                <wp:extent cx="4265295" cy="514350"/>
                <wp:effectExtent l="0" t="0" r="1905" b="0"/>
                <wp:wrapTopAndBottom/>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16CB2" w14:textId="77777777" w:rsidR="0062523E" w:rsidRPr="00B161E2" w:rsidRDefault="0062523E" w:rsidP="005E1E0D">
                            <w:pPr>
                              <w:pStyle w:val="FigureCaption"/>
                              <w:rPr>
                                <w:sz w:val="23"/>
                              </w:rPr>
                            </w:pPr>
                            <w:r>
                              <w:t>Snippet 3.1 : Extending EMP 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45.2pt;margin-top:2.5pt;width:335.85pt;height:4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rNfgIAAAc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" stroked="f">
                <v:textbox inset="0,0,0,0">
                  <w:txbxContent>
                    <w:p w:rsidR="00A97698" w:rsidRPr="00B161E2" w:rsidRDefault="00A97698" w:rsidP="005E1E0D">
                      <w:pPr>
                        <w:pStyle w:val="FigureCaption"/>
                        <w:rPr>
                          <w:sz w:val="23"/>
                        </w:rPr>
                      </w:pPr>
                      <w:r>
                        <w:t>Snippet 3.1 : Extending EMP Table</w:t>
                      </w:r>
                    </w:p>
                  </w:txbxContent>
                </v:textbox>
                <w10:wrap type="topAndBottom"/>
              </v:shape>
            </w:pict>
          </mc:Fallback>
        </mc:AlternateContent>
      </w:r>
    </w:p>
    <w:p w14:paraId="27E1AE47" w14:textId="77777777" w:rsidR="006A40AE" w:rsidRPr="00CD71B1" w:rsidRDefault="006A40AE" w:rsidP="006A40AE">
      <w:pPr>
        <w:pStyle w:val="ListBulletSub"/>
      </w:pPr>
      <w:r>
        <w:t>create a tabular form using wizard based on the EMP table and include all the columns</w:t>
      </w:r>
    </w:p>
    <w:p w14:paraId="17E78FF8" w14:textId="77777777" w:rsidR="006A40AE" w:rsidRDefault="006A40AE" w:rsidP="009F34CF">
      <w:pPr>
        <w:pStyle w:val="NoteTipCaution"/>
      </w:pPr>
      <w:r>
        <w:t xml:space="preserve">CAUTION: In this book we will not provide step by step instructions on how to create some basic </w:t>
      </w:r>
      <w:r w:rsidR="005E1E0D">
        <w:t>functionality</w:t>
      </w:r>
      <w:r>
        <w:t xml:space="preserve">. Out assumption is that </w:t>
      </w:r>
      <w:r w:rsidR="00307E65">
        <w:t>we</w:t>
      </w:r>
      <w:r>
        <w:t xml:space="preserve"> </w:t>
      </w:r>
      <w:r w:rsidR="005E1E0D">
        <w:t>already know how to accomplish that without further help.</w:t>
      </w:r>
    </w:p>
    <w:p w14:paraId="298ADD16" w14:textId="77777777" w:rsidR="006A40AE" w:rsidRDefault="008762C7" w:rsidP="003C3813">
      <w:pPr>
        <w:pStyle w:val="BodyTextFirst"/>
      </w:pPr>
      <w:r>
        <w:t>Now, editing the Report Attributes and the newly created column properties for the column “VALID” we can change “Display As” to “</w:t>
      </w:r>
      <w:r w:rsidR="005D71F3">
        <w:t xml:space="preserve">Simple </w:t>
      </w:r>
      <w:r>
        <w:t>Checkbox” as shown in the figure 3.2</w:t>
      </w:r>
    </w:p>
    <w:p w14:paraId="4F504D1D" w14:textId="77777777" w:rsidR="008762C7" w:rsidRDefault="008762C7" w:rsidP="003C3813">
      <w:pPr>
        <w:pStyle w:val="BodyTextFirst"/>
      </w:pPr>
    </w:p>
    <w:p w14:paraId="56AB2D3F" w14:textId="77777777" w:rsidR="008762C7" w:rsidRDefault="008762C7" w:rsidP="003C3813">
      <w:pPr>
        <w:pStyle w:val="BodyTextFirst"/>
      </w:pPr>
      <w:r>
        <w:rPr>
          <w:noProof/>
        </w:rPr>
        <w:lastRenderedPageBreak/>
        <w:drawing>
          <wp:inline distT="0" distB="0" distL="0" distR="0" wp14:anchorId="70B7834C" wp14:editId="4B34F1AC">
            <wp:extent cx="5184140" cy="1791797"/>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84140" cy="1791797"/>
                    </a:xfrm>
                    <a:prstGeom prst="rect">
                      <a:avLst/>
                    </a:prstGeom>
                  </pic:spPr>
                </pic:pic>
              </a:graphicData>
            </a:graphic>
          </wp:inline>
        </w:drawing>
      </w:r>
    </w:p>
    <w:p w14:paraId="7FF3B04F" w14:textId="77777777" w:rsidR="008762C7" w:rsidRDefault="008762C7" w:rsidP="003C3813">
      <w:pPr>
        <w:pStyle w:val="BodyTextFirst"/>
        <w:rPr>
          <w:noProof/>
          <w:lang w:eastAsia="de-DE"/>
        </w:rPr>
      </w:pPr>
      <w:r>
        <w:rPr>
          <w:noProof/>
        </w:rPr>
        <mc:AlternateContent>
          <mc:Choice Requires="wps">
            <w:drawing>
              <wp:anchor distT="0" distB="0" distL="114300" distR="114300" simplePos="0" relativeHeight="251763712" behindDoc="0" locked="0" layoutInCell="1" allowOverlap="1" wp14:anchorId="49281F16" wp14:editId="233D7366">
                <wp:simplePos x="0" y="0"/>
                <wp:positionH relativeFrom="column">
                  <wp:posOffset>297815</wp:posOffset>
                </wp:positionH>
                <wp:positionV relativeFrom="paragraph">
                  <wp:posOffset>116840</wp:posOffset>
                </wp:positionV>
                <wp:extent cx="4265295" cy="514350"/>
                <wp:effectExtent l="0" t="0" r="1905" b="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054C9" w14:textId="77777777" w:rsidR="0062523E" w:rsidRPr="00B161E2" w:rsidRDefault="0062523E" w:rsidP="008762C7">
                            <w:pPr>
                              <w:pStyle w:val="FigureCaption"/>
                              <w:rPr>
                                <w:sz w:val="23"/>
                              </w:rPr>
                            </w:pPr>
                            <w:r>
                              <w:t>Figure 3.2 : Using Simple Checkbox Item 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23.45pt;margin-top:9.2pt;width:335.85pt;height: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BKfQIAAAc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" stroked="f">
                <v:textbox inset="0,0,0,0">
                  <w:txbxContent>
                    <w:p w:rsidR="00A97698" w:rsidRPr="00B161E2" w:rsidRDefault="00A97698" w:rsidP="008762C7">
                      <w:pPr>
                        <w:pStyle w:val="FigureCaption"/>
                        <w:rPr>
                          <w:sz w:val="23"/>
                        </w:rPr>
                      </w:pPr>
                      <w:r>
                        <w:t>Figure 3.2 : Using Simple Checkbox Item Type</w:t>
                      </w:r>
                    </w:p>
                  </w:txbxContent>
                </v:textbox>
                <w10:wrap type="topAndBottom"/>
              </v:shape>
            </w:pict>
          </mc:Fallback>
        </mc:AlternateContent>
      </w:r>
      <w:r w:rsidRPr="008762C7">
        <w:rPr>
          <w:noProof/>
          <w:lang w:eastAsia="de-DE"/>
        </w:rPr>
        <w:t xml:space="preserve">Using the </w:t>
      </w:r>
      <w:r>
        <w:t xml:space="preserve">“List of Values” </w:t>
      </w:r>
      <w:r w:rsidRPr="008762C7">
        <w:rPr>
          <w:noProof/>
          <w:lang w:eastAsia="de-DE"/>
        </w:rPr>
        <w:t xml:space="preserve">tab </w:t>
      </w:r>
      <w:r>
        <w:rPr>
          <w:noProof/>
          <w:lang w:eastAsia="de-DE"/>
        </w:rPr>
        <w:t>we will need to enter the required static LOV for a simple checkbox:</w:t>
      </w:r>
    </w:p>
    <w:p w14:paraId="42BFD284" w14:textId="77777777" w:rsidR="00AF5198" w:rsidRDefault="00AF5198" w:rsidP="003C3813">
      <w:pPr>
        <w:pStyle w:val="BodyTextFirst"/>
        <w:rPr>
          <w:noProof/>
          <w:lang w:eastAsia="de-DE"/>
        </w:rPr>
      </w:pPr>
    </w:p>
    <w:p w14:paraId="53FBE9B1" w14:textId="77777777" w:rsidR="008762C7" w:rsidRDefault="008762C7" w:rsidP="003C3813">
      <w:pPr>
        <w:pStyle w:val="BodyTextFirst"/>
      </w:pPr>
      <w:r>
        <w:rPr>
          <w:noProof/>
        </w:rPr>
        <w:drawing>
          <wp:inline distT="0" distB="0" distL="0" distR="0" wp14:anchorId="0780D2D2" wp14:editId="74246FB1">
            <wp:extent cx="5133975" cy="1766818"/>
            <wp:effectExtent l="0" t="0" r="0" b="508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40325" cy="1769003"/>
                    </a:xfrm>
                    <a:prstGeom prst="rect">
                      <a:avLst/>
                    </a:prstGeom>
                  </pic:spPr>
                </pic:pic>
              </a:graphicData>
            </a:graphic>
          </wp:inline>
        </w:drawing>
      </w:r>
    </w:p>
    <w:p w14:paraId="0241200B" w14:textId="77777777" w:rsidR="005D71F3" w:rsidRDefault="004D7F2C" w:rsidP="00EC0BA1">
      <w:pPr>
        <w:pStyle w:val="BodyTextFirst"/>
      </w:pPr>
      <w:r>
        <w:rPr>
          <w:noProof/>
        </w:rPr>
        <mc:AlternateContent>
          <mc:Choice Requires="wps">
            <w:drawing>
              <wp:anchor distT="0" distB="0" distL="114300" distR="114300" simplePos="0" relativeHeight="251761664" behindDoc="0" locked="0" layoutInCell="1" allowOverlap="1" wp14:anchorId="34DDDC5A" wp14:editId="3E5B36B2">
                <wp:simplePos x="0" y="0"/>
                <wp:positionH relativeFrom="column">
                  <wp:posOffset>240665</wp:posOffset>
                </wp:positionH>
                <wp:positionV relativeFrom="paragraph">
                  <wp:posOffset>147955</wp:posOffset>
                </wp:positionV>
                <wp:extent cx="4265295" cy="514350"/>
                <wp:effectExtent l="0" t="0" r="1905" b="0"/>
                <wp:wrapTopAndBottom/>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493E35" w14:textId="77777777" w:rsidR="0062523E" w:rsidRPr="00B161E2" w:rsidRDefault="0062523E" w:rsidP="008762C7">
                            <w:pPr>
                              <w:pStyle w:val="FigureCaption"/>
                              <w:rPr>
                                <w:sz w:val="23"/>
                              </w:rPr>
                            </w:pPr>
                            <w:r>
                              <w:t>Figure 3.3 : Simple Checkbox LOV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18.95pt;margin-top:11.65pt;width:335.85pt;height:4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58VfgIAAAc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" stroked="f">
                <v:textbox inset="0,0,0,0">
                  <w:txbxContent>
                    <w:p w:rsidR="00A97698" w:rsidRPr="00B161E2" w:rsidRDefault="00A97698" w:rsidP="008762C7">
                      <w:pPr>
                        <w:pStyle w:val="FigureCaption"/>
                        <w:rPr>
                          <w:sz w:val="23"/>
                        </w:rPr>
                      </w:pPr>
                      <w:r>
                        <w:t>Figure 3.3 : Simple Checkbox LOV</w:t>
                      </w:r>
                    </w:p>
                  </w:txbxContent>
                </v:textbox>
                <w10:wrap type="topAndBottom"/>
              </v:shape>
            </w:pict>
          </mc:Fallback>
        </mc:AlternateContent>
      </w:r>
      <w:r w:rsidR="005D71F3">
        <w:t xml:space="preserve">TIP: If </w:t>
      </w:r>
      <w:r w:rsidR="00307E65">
        <w:t>we</w:t>
      </w:r>
      <w:r w:rsidR="005D71F3">
        <w:t xml:space="preserve"> require only one value </w:t>
      </w:r>
      <w:r w:rsidR="00307E65">
        <w:t>we</w:t>
      </w:r>
      <w:r w:rsidR="005D71F3">
        <w:t xml:space="preserve"> will need to change the list of values definition to “Y"</w:t>
      </w:r>
      <w:r w:rsidR="00A211CF">
        <w:t xml:space="preserve"> instead of “Y</w:t>
      </w:r>
      <w:proofErr w:type="gramStart"/>
      <w:r w:rsidR="00A211CF">
        <w:t>,N</w:t>
      </w:r>
      <w:proofErr w:type="gramEnd"/>
      <w:r w:rsidR="00A211CF">
        <w:t>”</w:t>
      </w:r>
      <w:r w:rsidR="005D71F3">
        <w:t>.</w:t>
      </w:r>
    </w:p>
    <w:p w14:paraId="1776F953" w14:textId="77777777" w:rsidR="00A211CF" w:rsidRDefault="00A211CF" w:rsidP="00A211CF">
      <w:pPr>
        <w:pStyle w:val="BodyTextFirst"/>
      </w:pPr>
      <w:r>
        <w:t>After applying the changes</w:t>
      </w:r>
      <w:r w:rsidR="00646493">
        <w:t>, running our application</w:t>
      </w:r>
      <w:r>
        <w:t xml:space="preserve"> and opening </w:t>
      </w:r>
      <w:r w:rsidR="00646493">
        <w:t>the page with the</w:t>
      </w:r>
      <w:r>
        <w:t xml:space="preserve"> tabular form we </w:t>
      </w:r>
      <w:r w:rsidR="00646493">
        <w:t>should see a similar result:</w:t>
      </w:r>
    </w:p>
    <w:p w14:paraId="4A47A8E4" w14:textId="77777777" w:rsidR="00646493" w:rsidRDefault="00EC0BA1" w:rsidP="00A211CF">
      <w:pPr>
        <w:pStyle w:val="BodyTextFirst"/>
      </w:pPr>
      <w:r>
        <w:rPr>
          <w:noProof/>
        </w:rPr>
        <w:lastRenderedPageBreak/>
        <mc:AlternateContent>
          <mc:Choice Requires="wps">
            <w:drawing>
              <wp:anchor distT="0" distB="0" distL="114300" distR="114300" simplePos="0" relativeHeight="251765760" behindDoc="0" locked="0" layoutInCell="1" allowOverlap="1" wp14:anchorId="4C4E27E0" wp14:editId="6D5C94B7">
                <wp:simplePos x="0" y="0"/>
                <wp:positionH relativeFrom="column">
                  <wp:posOffset>574040</wp:posOffset>
                </wp:positionH>
                <wp:positionV relativeFrom="paragraph">
                  <wp:posOffset>2508885</wp:posOffset>
                </wp:positionV>
                <wp:extent cx="4265295" cy="514350"/>
                <wp:effectExtent l="0" t="0" r="1905" b="0"/>
                <wp:wrapTopAndBottom/>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A2C3B" w14:textId="77777777" w:rsidR="0062523E" w:rsidRPr="00B161E2" w:rsidRDefault="0062523E" w:rsidP="00646493">
                            <w:pPr>
                              <w:pStyle w:val="FigureCaption"/>
                              <w:rPr>
                                <w:sz w:val="23"/>
                              </w:rPr>
                            </w:pPr>
                            <w:r>
                              <w:t>Figure 3.4 : Simple Checkbox in a Tabular 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45.2pt;margin-top:197.55pt;width:335.85pt;height:4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d/fQIAAAc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" stroked="f">
                <v:textbox inset="0,0,0,0">
                  <w:txbxContent>
                    <w:p w:rsidR="00A97698" w:rsidRPr="00B161E2" w:rsidRDefault="00A97698" w:rsidP="00646493">
                      <w:pPr>
                        <w:pStyle w:val="FigureCaption"/>
                        <w:rPr>
                          <w:sz w:val="23"/>
                        </w:rPr>
                      </w:pPr>
                      <w:r>
                        <w:t>Figure 3.4 : Simple Checkbox in a Tabular Form</w:t>
                      </w:r>
                    </w:p>
                  </w:txbxContent>
                </v:textbox>
                <w10:wrap type="topAndBottom"/>
              </v:shape>
            </w:pict>
          </mc:Fallback>
        </mc:AlternateContent>
      </w:r>
      <w:r w:rsidR="00646493">
        <w:rPr>
          <w:noProof/>
        </w:rPr>
        <w:drawing>
          <wp:inline distT="0" distB="0" distL="0" distR="0" wp14:anchorId="13C2103E" wp14:editId="16F5D366">
            <wp:extent cx="5184140" cy="2395309"/>
            <wp:effectExtent l="0" t="0" r="0" b="508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4140" cy="2395309"/>
                    </a:xfrm>
                    <a:prstGeom prst="rect">
                      <a:avLst/>
                    </a:prstGeom>
                  </pic:spPr>
                </pic:pic>
              </a:graphicData>
            </a:graphic>
          </wp:inline>
        </w:drawing>
      </w:r>
    </w:p>
    <w:p w14:paraId="3A27051A" w14:textId="77777777" w:rsidR="00EC0BA1" w:rsidRDefault="00EC0BA1" w:rsidP="00A211CF">
      <w:pPr>
        <w:pStyle w:val="BodyTextFirst"/>
      </w:pPr>
    </w:p>
    <w:p w14:paraId="05FB7ADC" w14:textId="77777777" w:rsidR="00A211CF" w:rsidRDefault="00646493" w:rsidP="00A211CF">
      <w:pPr>
        <w:pStyle w:val="BodyTextFirst"/>
      </w:pPr>
      <w:r>
        <w:rPr>
          <w:noProof/>
        </w:rPr>
        <w:drawing>
          <wp:inline distT="0" distB="0" distL="0" distR="0" wp14:anchorId="6FBB9E5C" wp14:editId="0BB71301">
            <wp:extent cx="3990975" cy="2278456"/>
            <wp:effectExtent l="0" t="0" r="0" b="7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5563" cy="2281075"/>
                    </a:xfrm>
                    <a:prstGeom prst="rect">
                      <a:avLst/>
                    </a:prstGeom>
                  </pic:spPr>
                </pic:pic>
              </a:graphicData>
            </a:graphic>
          </wp:inline>
        </w:drawing>
      </w:r>
    </w:p>
    <w:p w14:paraId="1BA4F72E" w14:textId="77777777" w:rsidR="00EC0BA1" w:rsidRDefault="00EC0BA1" w:rsidP="00A211CF">
      <w:pPr>
        <w:pStyle w:val="BodyTextFirst"/>
      </w:pPr>
      <w:r>
        <w:rPr>
          <w:noProof/>
        </w:rPr>
        <mc:AlternateContent>
          <mc:Choice Requires="wps">
            <w:drawing>
              <wp:anchor distT="0" distB="0" distL="114300" distR="114300" simplePos="0" relativeHeight="251767808" behindDoc="0" locked="0" layoutInCell="1" allowOverlap="1" wp14:anchorId="0960D047" wp14:editId="6222EF22">
                <wp:simplePos x="0" y="0"/>
                <wp:positionH relativeFrom="column">
                  <wp:posOffset>594995</wp:posOffset>
                </wp:positionH>
                <wp:positionV relativeFrom="paragraph">
                  <wp:posOffset>379730</wp:posOffset>
                </wp:positionV>
                <wp:extent cx="4265295" cy="514350"/>
                <wp:effectExtent l="0" t="0" r="1905" b="0"/>
                <wp:wrapTopAndBottom/>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80C0E" w14:textId="77777777" w:rsidR="0062523E" w:rsidRPr="00B161E2" w:rsidRDefault="0062523E" w:rsidP="00646493">
                            <w:pPr>
                              <w:pStyle w:val="FigureCaption"/>
                              <w:rPr>
                                <w:sz w:val="23"/>
                              </w:rPr>
                            </w:pPr>
                            <w:r>
                              <w:t xml:space="preserve">Figure 3.5 : EMP Table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margin-left:46.85pt;margin-top:29.9pt;width:335.85pt;height:4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smfgIAAAc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" stroked="f">
                <v:textbox inset="0,0,0,0">
                  <w:txbxContent>
                    <w:p w:rsidR="00A97698" w:rsidRPr="00B161E2" w:rsidRDefault="00A97698" w:rsidP="00646493">
                      <w:pPr>
                        <w:pStyle w:val="FigureCaption"/>
                        <w:rPr>
                          <w:sz w:val="23"/>
                        </w:rPr>
                      </w:pPr>
                      <w:r>
                        <w:t xml:space="preserve">Figure 3.5 : EMP Table </w:t>
                      </w:r>
                    </w:p>
                  </w:txbxContent>
                </v:textbox>
                <w10:wrap type="topAndBottom"/>
              </v:shape>
            </w:pict>
          </mc:Fallback>
        </mc:AlternateContent>
      </w:r>
    </w:p>
    <w:p w14:paraId="22AB6E76" w14:textId="77777777" w:rsidR="00646493" w:rsidRDefault="00CB1741" w:rsidP="009F34CF">
      <w:pPr>
        <w:pStyle w:val="NoteTipCaution"/>
      </w:pPr>
      <w:r>
        <w:t>CAUTION</w:t>
      </w:r>
      <w:r w:rsidR="00646493">
        <w:t xml:space="preserve">: All checkboxes are empty since we initially created a new empty column. </w:t>
      </w:r>
    </w:p>
    <w:p w14:paraId="25B97B09" w14:textId="77777777" w:rsidR="00E60451" w:rsidRDefault="00646493" w:rsidP="00646493">
      <w:pPr>
        <w:pStyle w:val="BodyTextFirst"/>
      </w:pPr>
      <w:r>
        <w:lastRenderedPageBreak/>
        <w:t>If we now activate couple of checkboxes and submit the changes Tabular Form will update the column to the expected values for the displayed set of rows</w:t>
      </w:r>
      <w:r w:rsidR="00EF567F">
        <w:t xml:space="preserve"> only</w:t>
      </w:r>
      <w:r>
        <w:t xml:space="preserve">. </w:t>
      </w:r>
    </w:p>
    <w:p w14:paraId="57B1DDC3" w14:textId="77777777" w:rsidR="00E60451" w:rsidRDefault="00E60451" w:rsidP="00646493">
      <w:pPr>
        <w:pStyle w:val="BodyTextFirst"/>
      </w:pPr>
    </w:p>
    <w:p w14:paraId="5D956558" w14:textId="77777777" w:rsidR="00E60451" w:rsidRPr="00BB3CCA" w:rsidRDefault="00E60451" w:rsidP="00E60451">
      <w:pPr>
        <w:pStyle w:val="Heading3"/>
      </w:pPr>
      <w:proofErr w:type="spellStart"/>
      <w:proofErr w:type="gramStart"/>
      <w:r>
        <w:t>jQuery</w:t>
      </w:r>
      <w:proofErr w:type="spellEnd"/>
      <w:proofErr w:type="gramEnd"/>
      <w:r>
        <w:t xml:space="preserve"> Date Picker</w:t>
      </w:r>
    </w:p>
    <w:p w14:paraId="475DC333" w14:textId="77777777" w:rsidR="00E60451" w:rsidRDefault="00E60451" w:rsidP="00E60451">
      <w:pPr>
        <w:pStyle w:val="BodyTextFirst"/>
      </w:pPr>
      <w:r>
        <w:t xml:space="preserve">APEX 4 </w:t>
      </w:r>
      <w:proofErr w:type="gramStart"/>
      <w:r>
        <w:t>wizard</w:t>
      </w:r>
      <w:proofErr w:type="gramEnd"/>
      <w:r>
        <w:t xml:space="preserve"> for creation of Tabular Forms will do some additional work for us and save us some time. If we have columns of type DATE </w:t>
      </w:r>
      <w:r w:rsidR="00AA46A5">
        <w:t xml:space="preserve">or TIMESTAMP </w:t>
      </w:r>
      <w:r>
        <w:t xml:space="preserve">in our table and include </w:t>
      </w:r>
      <w:r w:rsidR="00B47867">
        <w:t>those</w:t>
      </w:r>
      <w:r>
        <w:t xml:space="preserve"> in a tabular form, APEX will automatically set it up as a Date Picker column using the new </w:t>
      </w:r>
      <w:proofErr w:type="spellStart"/>
      <w:r>
        <w:t>jQuery</w:t>
      </w:r>
      <w:proofErr w:type="spellEnd"/>
      <w:r>
        <w:t xml:space="preserve"> calendar:</w:t>
      </w:r>
    </w:p>
    <w:p w14:paraId="73165A62" w14:textId="77777777" w:rsidR="00646493" w:rsidRDefault="00E60451" w:rsidP="00646493">
      <w:r>
        <w:rPr>
          <w:noProof/>
        </w:rPr>
        <w:drawing>
          <wp:inline distT="0" distB="0" distL="0" distR="0" wp14:anchorId="713CE628" wp14:editId="48568192">
            <wp:extent cx="5184140" cy="2384286"/>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4140" cy="2384286"/>
                    </a:xfrm>
                    <a:prstGeom prst="rect">
                      <a:avLst/>
                    </a:prstGeom>
                  </pic:spPr>
                </pic:pic>
              </a:graphicData>
            </a:graphic>
          </wp:inline>
        </w:drawing>
      </w:r>
    </w:p>
    <w:p w14:paraId="3B966028" w14:textId="77777777" w:rsidR="00646493" w:rsidRDefault="00B47867" w:rsidP="00646493">
      <w:r>
        <w:rPr>
          <w:noProof/>
        </w:rPr>
        <mc:AlternateContent>
          <mc:Choice Requires="wps">
            <w:drawing>
              <wp:anchor distT="0" distB="0" distL="114300" distR="114300" simplePos="0" relativeHeight="251769856" behindDoc="0" locked="0" layoutInCell="1" allowOverlap="1" wp14:anchorId="39B58D64" wp14:editId="04FDF685">
                <wp:simplePos x="0" y="0"/>
                <wp:positionH relativeFrom="column">
                  <wp:posOffset>556895</wp:posOffset>
                </wp:positionH>
                <wp:positionV relativeFrom="paragraph">
                  <wp:posOffset>156210</wp:posOffset>
                </wp:positionV>
                <wp:extent cx="4265295" cy="514350"/>
                <wp:effectExtent l="0" t="0" r="1905" b="0"/>
                <wp:wrapTopAndBottom/>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D359A" w14:textId="77777777" w:rsidR="0062523E" w:rsidRPr="00B161E2" w:rsidRDefault="0062523E" w:rsidP="00E60451">
                            <w:pPr>
                              <w:pStyle w:val="FigureCaption"/>
                              <w:rPr>
                                <w:sz w:val="23"/>
                              </w:rPr>
                            </w:pPr>
                            <w:r>
                              <w:t xml:space="preserve">Figure 3.6: jQuery Date Picker in a Tabular Form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43.85pt;margin-top:12.3pt;width:335.85pt;height:4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X+fgIAAAc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" stroked="f">
                <v:textbox inset="0,0,0,0">
                  <w:txbxContent>
                    <w:p w:rsidR="00A97698" w:rsidRPr="00B161E2" w:rsidRDefault="00A97698" w:rsidP="00E60451">
                      <w:pPr>
                        <w:pStyle w:val="FigureCaption"/>
                        <w:rPr>
                          <w:sz w:val="23"/>
                        </w:rPr>
                      </w:pPr>
                      <w:r>
                        <w:t xml:space="preserve">Figure 3.6: jQuery Date Picker in a Tabular Form </w:t>
                      </w:r>
                    </w:p>
                  </w:txbxContent>
                </v:textbox>
                <w10:wrap type="topAndBottom"/>
              </v:shape>
            </w:pict>
          </mc:Fallback>
        </mc:AlternateContent>
      </w:r>
    </w:p>
    <w:p w14:paraId="12F3B06E" w14:textId="77777777" w:rsidR="00646493" w:rsidRDefault="00985586" w:rsidP="00646493">
      <w:r>
        <w:t xml:space="preserve">Unfortunately, </w:t>
      </w:r>
      <w:r w:rsidR="00307E65">
        <w:t>we</w:t>
      </w:r>
      <w:r w:rsidR="00DF1799">
        <w:t xml:space="preserve"> </w:t>
      </w:r>
      <w:r>
        <w:t>cannot</w:t>
      </w:r>
      <w:r w:rsidR="00DF1799">
        <w:t xml:space="preserve"> extend that calendar </w:t>
      </w:r>
      <w:r>
        <w:t xml:space="preserve">feature the way </w:t>
      </w:r>
      <w:r w:rsidR="00307E65">
        <w:t>we</w:t>
      </w:r>
      <w:r>
        <w:t xml:space="preserve"> can do that in simple forms and specify number of months or add a year range to it. Hopefully this will be included in one of the next releases.</w:t>
      </w:r>
    </w:p>
    <w:p w14:paraId="29C433E5" w14:textId="77777777" w:rsidR="006547AC" w:rsidRPr="00BB3CCA" w:rsidRDefault="006547AC" w:rsidP="006547AC">
      <w:pPr>
        <w:pStyle w:val="Heading3"/>
      </w:pPr>
      <w:r>
        <w:t>Radio Group</w:t>
      </w:r>
    </w:p>
    <w:p w14:paraId="67079A0D" w14:textId="77777777" w:rsidR="006547AC" w:rsidRDefault="00985586" w:rsidP="006547AC">
      <w:r>
        <w:t xml:space="preserve">Radio Group is the next item type which came with release 4 of APEX. In earlier versions </w:t>
      </w:r>
      <w:r w:rsidR="00307E65">
        <w:t>we</w:t>
      </w:r>
      <w:r>
        <w:t xml:space="preserve"> were able to manually create that item type by using </w:t>
      </w:r>
      <w:proofErr w:type="spellStart"/>
      <w:r>
        <w:t>apex_item</w:t>
      </w:r>
      <w:r w:rsidR="00F80511">
        <w:t>.radiogroup</w:t>
      </w:r>
      <w:proofErr w:type="spellEnd"/>
      <w:r>
        <w:t xml:space="preserve"> package</w:t>
      </w:r>
      <w:r w:rsidR="00F80511">
        <w:t>d function</w:t>
      </w:r>
      <w:r>
        <w:t xml:space="preserve">. The disadvantage was that APEX would take one array per entry in the radio group and </w:t>
      </w:r>
      <w:r w:rsidR="00307E65">
        <w:t>we</w:t>
      </w:r>
      <w:r>
        <w:t xml:space="preserve"> </w:t>
      </w:r>
      <w:r>
        <w:lastRenderedPageBreak/>
        <w:t xml:space="preserve">needed to write </w:t>
      </w:r>
      <w:r w:rsidR="00307E65">
        <w:t>our</w:t>
      </w:r>
      <w:r>
        <w:t xml:space="preserve"> own code in order to handle that problem while inserting or updating the record. </w:t>
      </w:r>
    </w:p>
    <w:p w14:paraId="29ADD7F7" w14:textId="77777777" w:rsidR="00985586" w:rsidRDefault="00985586" w:rsidP="006547AC">
      <w:r>
        <w:t xml:space="preserve">To show how this feature works we will now change the item type for the column VALID to </w:t>
      </w:r>
      <w:r w:rsidR="004270D9">
        <w:t xml:space="preserve">“Radio Group (Static LOV)”, </w:t>
      </w:r>
      <w:r w:rsidR="00A2119C">
        <w:t xml:space="preserve">change the “List of values definition” to </w:t>
      </w:r>
    </w:p>
    <w:p w14:paraId="0D42E025" w14:textId="77777777" w:rsidR="00A2119C" w:rsidRPr="004270D9" w:rsidRDefault="00A2119C" w:rsidP="006547AC">
      <w:pPr>
        <w:rPr>
          <w:sz w:val="20"/>
          <w:szCs w:val="20"/>
        </w:rPr>
      </w:pPr>
      <w:r w:rsidRPr="00E26C9F">
        <w:rPr>
          <w:rFonts w:ascii="Courier New" w:hAnsi="Courier New" w:cs="Courier New"/>
          <w:noProof/>
          <w:sz w:val="20"/>
          <w:szCs w:val="20"/>
        </w:rPr>
        <w:t>STATIC:Yes;Y,No;N</w:t>
      </w:r>
    </w:p>
    <w:p w14:paraId="599DB4DF" w14:textId="77777777" w:rsidR="003C7270" w:rsidRDefault="009D4408" w:rsidP="009D4408">
      <w:r>
        <w:rPr>
          <w:noProof/>
        </w:rPr>
        <mc:AlternateContent>
          <mc:Choice Requires="wps">
            <w:drawing>
              <wp:anchor distT="0" distB="0" distL="114300" distR="114300" simplePos="0" relativeHeight="251771904" behindDoc="0" locked="0" layoutInCell="1" allowOverlap="1" wp14:anchorId="1DE700D8" wp14:editId="42181E9C">
                <wp:simplePos x="0" y="0"/>
                <wp:positionH relativeFrom="column">
                  <wp:posOffset>375920</wp:posOffset>
                </wp:positionH>
                <wp:positionV relativeFrom="paragraph">
                  <wp:posOffset>3385820</wp:posOffset>
                </wp:positionV>
                <wp:extent cx="4265295" cy="514350"/>
                <wp:effectExtent l="0" t="0" r="1905"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61ED1" w14:textId="77777777" w:rsidR="0062523E" w:rsidRPr="00B161E2" w:rsidRDefault="0062523E" w:rsidP="00A2119C">
                            <w:pPr>
                              <w:pStyle w:val="FigureCaption"/>
                              <w:rPr>
                                <w:sz w:val="23"/>
                              </w:rPr>
                            </w:pPr>
                            <w:r>
                              <w:t xml:space="preserve">Figure 3.7: Changing Colum Attributes to Radio Group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29.6pt;margin-top:266.6pt;width:335.85pt;height:4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ByfgIAAAY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" stroked="f">
                <v:textbox inset="0,0,0,0">
                  <w:txbxContent>
                    <w:p w:rsidR="00A97698" w:rsidRPr="00B161E2" w:rsidRDefault="00A97698" w:rsidP="00A2119C">
                      <w:pPr>
                        <w:pStyle w:val="FigureCaption"/>
                        <w:rPr>
                          <w:sz w:val="23"/>
                        </w:rPr>
                      </w:pPr>
                      <w:r>
                        <w:t xml:space="preserve">Figure 3.7: Changing Colum Attributes to Radio Group </w:t>
                      </w:r>
                    </w:p>
                  </w:txbxContent>
                </v:textbox>
                <w10:wrap type="topAndBottom"/>
              </v:shape>
            </w:pict>
          </mc:Fallback>
        </mc:AlternateContent>
      </w:r>
      <w:r w:rsidR="00A2119C">
        <w:rPr>
          <w:noProof/>
        </w:rPr>
        <w:drawing>
          <wp:inline distT="0" distB="0" distL="0" distR="0" wp14:anchorId="325B0CBB" wp14:editId="6A043567">
            <wp:extent cx="3952875" cy="3195164"/>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6266" cy="3197905"/>
                    </a:xfrm>
                    <a:prstGeom prst="rect">
                      <a:avLst/>
                    </a:prstGeom>
                  </pic:spPr>
                </pic:pic>
              </a:graphicData>
            </a:graphic>
          </wp:inline>
        </w:drawing>
      </w:r>
    </w:p>
    <w:p w14:paraId="1230A927" w14:textId="77777777" w:rsidR="003C7270" w:rsidRDefault="003C7270" w:rsidP="003C7270">
      <w:pPr>
        <w:pStyle w:val="BodyTextFirst"/>
      </w:pPr>
      <w:r>
        <w:t>After applying the changes, running our application and opening the page with the tabular form we should see a similar result:</w:t>
      </w:r>
    </w:p>
    <w:p w14:paraId="6FD60459" w14:textId="77777777" w:rsidR="00D8042E" w:rsidRDefault="009D4408" w:rsidP="00F80511">
      <w:pPr>
        <w:pStyle w:val="BodyTextFirst"/>
      </w:pPr>
      <w:r>
        <w:rPr>
          <w:noProof/>
        </w:rPr>
        <w:lastRenderedPageBreak/>
        <mc:AlternateContent>
          <mc:Choice Requires="wps">
            <w:drawing>
              <wp:anchor distT="0" distB="0" distL="114300" distR="114300" simplePos="0" relativeHeight="251773952" behindDoc="0" locked="0" layoutInCell="1" allowOverlap="1" wp14:anchorId="3E819798" wp14:editId="0CA180A2">
                <wp:simplePos x="0" y="0"/>
                <wp:positionH relativeFrom="column">
                  <wp:posOffset>252095</wp:posOffset>
                </wp:positionH>
                <wp:positionV relativeFrom="paragraph">
                  <wp:posOffset>2781935</wp:posOffset>
                </wp:positionV>
                <wp:extent cx="4265295" cy="514350"/>
                <wp:effectExtent l="0" t="0" r="1905"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8C359A" w14:textId="77777777" w:rsidR="0062523E" w:rsidRPr="00B161E2" w:rsidRDefault="0062523E" w:rsidP="00D8042E">
                            <w:pPr>
                              <w:pStyle w:val="FigureCaption"/>
                              <w:rPr>
                                <w:sz w:val="23"/>
                              </w:rPr>
                            </w:pPr>
                            <w:r>
                              <w:t xml:space="preserve">Figure 3.8: Tabular Form with Radio Group Column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19.85pt;margin-top:219.05pt;width:335.85pt;height:4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nSfQIAAAY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" stroked="f">
                <v:textbox inset="0,0,0,0">
                  <w:txbxContent>
                    <w:p w:rsidR="00A97698" w:rsidRPr="00B161E2" w:rsidRDefault="00A97698" w:rsidP="00D8042E">
                      <w:pPr>
                        <w:pStyle w:val="FigureCaption"/>
                        <w:rPr>
                          <w:sz w:val="23"/>
                        </w:rPr>
                      </w:pPr>
                      <w:r>
                        <w:t xml:space="preserve">Figure 3.8: Tabular Form with Radio Group Column </w:t>
                      </w:r>
                    </w:p>
                  </w:txbxContent>
                </v:textbox>
                <w10:wrap type="topAndBottom"/>
              </v:shape>
            </w:pict>
          </mc:Fallback>
        </mc:AlternateContent>
      </w:r>
      <w:r w:rsidR="00F80511">
        <w:rPr>
          <w:noProof/>
        </w:rPr>
        <w:drawing>
          <wp:inline distT="0" distB="0" distL="0" distR="0" wp14:anchorId="2AD0753C" wp14:editId="1A2E42FC">
            <wp:extent cx="4105275" cy="2564597"/>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7287" cy="2565854"/>
                    </a:xfrm>
                    <a:prstGeom prst="rect">
                      <a:avLst/>
                    </a:prstGeom>
                  </pic:spPr>
                </pic:pic>
              </a:graphicData>
            </a:graphic>
          </wp:inline>
        </w:drawing>
      </w:r>
    </w:p>
    <w:p w14:paraId="0071B99B" w14:textId="77777777" w:rsidR="006547AC" w:rsidRPr="00BB3CCA" w:rsidRDefault="006547AC" w:rsidP="006547AC">
      <w:pPr>
        <w:pStyle w:val="Heading3"/>
      </w:pPr>
      <w:r>
        <w:t>Popup Key LOV</w:t>
      </w:r>
    </w:p>
    <w:p w14:paraId="25EA18BF" w14:textId="77777777" w:rsidR="00363E83" w:rsidRDefault="00F80511" w:rsidP="00297816">
      <w:r>
        <w:t xml:space="preserve">The limitation for the select list item type regarding the number of entries </w:t>
      </w:r>
      <w:r w:rsidR="00307E65">
        <w:t>we</w:t>
      </w:r>
      <w:r>
        <w:t xml:space="preserve"> could use was one of the biggest problems in earlier releases of APEX. As soon as </w:t>
      </w:r>
      <w:r w:rsidR="00307E65">
        <w:t>our</w:t>
      </w:r>
      <w:r>
        <w:t xml:space="preserve"> list would grow over a certain </w:t>
      </w:r>
      <w:r w:rsidR="00741942">
        <w:t>size</w:t>
      </w:r>
      <w:r w:rsidR="00D8042E">
        <w:t xml:space="preserve"> </w:t>
      </w:r>
      <w:r w:rsidR="004270D9">
        <w:t xml:space="preserve">(a combination of the number and size of the available options) </w:t>
      </w:r>
      <w:r w:rsidR="00307E65">
        <w:t>we</w:t>
      </w:r>
      <w:r w:rsidR="00D8042E">
        <w:t xml:space="preserve"> would receive an error saying</w:t>
      </w:r>
      <w:r w:rsidR="002319BB">
        <w:t xml:space="preserve"> the character string buffer is too small</w:t>
      </w:r>
      <w:r w:rsidR="00D8042E">
        <w:t>:</w:t>
      </w:r>
    </w:p>
    <w:p w14:paraId="20C41C06" w14:textId="77777777" w:rsidR="00D8042E" w:rsidRDefault="00D8042E" w:rsidP="00297816">
      <w:r>
        <w:rPr>
          <w:noProof/>
        </w:rPr>
        <w:drawing>
          <wp:inline distT="0" distB="0" distL="0" distR="0" wp14:anchorId="7BCC7C42" wp14:editId="6EC7F173">
            <wp:extent cx="5184140" cy="152999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4140" cy="1529999"/>
                    </a:xfrm>
                    <a:prstGeom prst="rect">
                      <a:avLst/>
                    </a:prstGeom>
                  </pic:spPr>
                </pic:pic>
              </a:graphicData>
            </a:graphic>
          </wp:inline>
        </w:drawing>
      </w:r>
    </w:p>
    <w:p w14:paraId="1E73DFD8" w14:textId="77777777" w:rsidR="00D8042E" w:rsidRDefault="00D8042E" w:rsidP="00297816">
      <w:r>
        <w:rPr>
          <w:noProof/>
        </w:rPr>
        <mc:AlternateContent>
          <mc:Choice Requires="wps">
            <w:drawing>
              <wp:anchor distT="0" distB="0" distL="114300" distR="114300" simplePos="0" relativeHeight="251776000" behindDoc="0" locked="0" layoutInCell="1" allowOverlap="1" wp14:anchorId="0786C430" wp14:editId="58211F35">
                <wp:simplePos x="0" y="0"/>
                <wp:positionH relativeFrom="column">
                  <wp:posOffset>461645</wp:posOffset>
                </wp:positionH>
                <wp:positionV relativeFrom="paragraph">
                  <wp:posOffset>56515</wp:posOffset>
                </wp:positionV>
                <wp:extent cx="4265295" cy="514350"/>
                <wp:effectExtent l="0" t="0" r="1905"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FDD94" w14:textId="77777777" w:rsidR="0062523E" w:rsidRPr="00B161E2" w:rsidRDefault="0062523E" w:rsidP="00D8042E">
                            <w:pPr>
                              <w:pStyle w:val="FigureCaption"/>
                              <w:rPr>
                                <w:sz w:val="23"/>
                              </w:rPr>
                            </w:pPr>
                            <w:r>
                              <w:t xml:space="preserve">Figure 3.9: Select List Error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36.35pt;margin-top:4.45pt;width:335.85pt;height:4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XaNfQIAAAY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" stroked="f">
                <v:textbox inset="0,0,0,0">
                  <w:txbxContent>
                    <w:p w:rsidR="00A97698" w:rsidRPr="00B161E2" w:rsidRDefault="00A97698" w:rsidP="00D8042E">
                      <w:pPr>
                        <w:pStyle w:val="FigureCaption"/>
                        <w:rPr>
                          <w:sz w:val="23"/>
                        </w:rPr>
                      </w:pPr>
                      <w:r>
                        <w:t xml:space="preserve">Figure 3.9: Select List Error </w:t>
                      </w:r>
                    </w:p>
                  </w:txbxContent>
                </v:textbox>
                <w10:wrap type="topAndBottom"/>
              </v:shape>
            </w:pict>
          </mc:Fallback>
        </mc:AlternateContent>
      </w:r>
      <w:r w:rsidR="00CF07E8">
        <w:t xml:space="preserve">For the simple forms the workaround was to use a popup LOV returning key value but for tabular forms this simply wasn’t possible. APEX 4 changed this by including this item type for Tabular Forms. </w:t>
      </w:r>
    </w:p>
    <w:p w14:paraId="5E5F3281" w14:textId="77777777" w:rsidR="00CF07E8" w:rsidRDefault="00CF07E8" w:rsidP="00297816">
      <w:r>
        <w:lastRenderedPageBreak/>
        <w:t xml:space="preserve">To test this feature we will need to modify our Tabular Form by editing the column DEPTNO and changing it to a “Popup Key LOV (query based </w:t>
      </w:r>
      <w:r w:rsidR="004270D9">
        <w:t>LOV</w:t>
      </w:r>
      <w:r>
        <w:t>)” and adding the following query to the “List of values definition”:</w:t>
      </w:r>
    </w:p>
    <w:p w14:paraId="05215692" w14:textId="77777777" w:rsidR="00CF07E8" w:rsidRDefault="00CF07E8" w:rsidP="00297816"/>
    <w:p w14:paraId="6B02D6C9" w14:textId="77777777" w:rsidR="00CF07E8" w:rsidRPr="00F644A2" w:rsidRDefault="00CF07E8" w:rsidP="00816FF6">
      <w:pPr>
        <w:pStyle w:val="CodeListing"/>
        <w:rPr>
          <w:rStyle w:val="CodeCharacterInline"/>
          <w:sz w:val="20"/>
          <w:szCs w:val="20"/>
        </w:rPr>
      </w:pPr>
      <w:r w:rsidRPr="00F644A2">
        <w:rPr>
          <w:rStyle w:val="CodeCharacterInline"/>
          <w:sz w:val="20"/>
          <w:szCs w:val="20"/>
        </w:rPr>
        <w:t>SELECT dname d, deptno r</w:t>
      </w:r>
    </w:p>
    <w:p w14:paraId="66F6BC40" w14:textId="77777777" w:rsidR="00CF07E8" w:rsidRPr="00F644A2" w:rsidRDefault="00CF07E8" w:rsidP="00816FF6">
      <w:pPr>
        <w:pStyle w:val="CodeListing"/>
        <w:rPr>
          <w:rStyle w:val="CodeCharacterInline"/>
          <w:sz w:val="20"/>
          <w:szCs w:val="20"/>
        </w:rPr>
      </w:pPr>
      <w:r w:rsidRPr="00F644A2">
        <w:rPr>
          <w:rStyle w:val="CodeCharacterInline"/>
          <w:sz w:val="20"/>
          <w:szCs w:val="20"/>
        </w:rPr>
        <w:t xml:space="preserve">  FROM dept</w:t>
      </w:r>
    </w:p>
    <w:p w14:paraId="22A0DE5C" w14:textId="77777777" w:rsidR="00CF07E8" w:rsidRDefault="00CF07E8" w:rsidP="00CF07E8"/>
    <w:p w14:paraId="107F339C" w14:textId="77777777" w:rsidR="009D4408" w:rsidRDefault="009D4408" w:rsidP="009D4408">
      <w:pPr>
        <w:pStyle w:val="BodyTextFirst"/>
      </w:pPr>
      <w:r>
        <w:t>If we now apply the changes, run our application and sort the Tabular Form using the DEPTNO column, it should show the popup key LOV for the that column as in the following figure:</w:t>
      </w:r>
    </w:p>
    <w:p w14:paraId="7AEBA662" w14:textId="77777777" w:rsidR="009D4408" w:rsidRDefault="009D4408" w:rsidP="00CF07E8"/>
    <w:p w14:paraId="3D5AFF14" w14:textId="77777777" w:rsidR="009D4408" w:rsidRDefault="009D4408" w:rsidP="00CF07E8">
      <w:r>
        <w:rPr>
          <w:noProof/>
        </w:rPr>
        <mc:AlternateContent>
          <mc:Choice Requires="wps">
            <w:drawing>
              <wp:anchor distT="0" distB="0" distL="114300" distR="114300" simplePos="0" relativeHeight="251778048" behindDoc="0" locked="0" layoutInCell="1" allowOverlap="1" wp14:anchorId="09B70FD2" wp14:editId="4EE69D6A">
                <wp:simplePos x="0" y="0"/>
                <wp:positionH relativeFrom="column">
                  <wp:posOffset>394970</wp:posOffset>
                </wp:positionH>
                <wp:positionV relativeFrom="paragraph">
                  <wp:posOffset>3352800</wp:posOffset>
                </wp:positionV>
                <wp:extent cx="4265295" cy="514350"/>
                <wp:effectExtent l="0" t="0" r="1905"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7B9A2" w14:textId="77777777" w:rsidR="0062523E" w:rsidRPr="00B161E2" w:rsidRDefault="0062523E" w:rsidP="009D4408">
                            <w:pPr>
                              <w:pStyle w:val="FigureCaption"/>
                              <w:rPr>
                                <w:sz w:val="23"/>
                              </w:rPr>
                            </w:pPr>
                            <w:r>
                              <w:t xml:space="preserve">Figure 3.10: Tabular Form with a Popup Key LOV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31.1pt;margin-top:264pt;width:335.85pt;height:4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AbwfQIAAAc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" stroked="f">
                <v:textbox inset="0,0,0,0">
                  <w:txbxContent>
                    <w:p w:rsidR="00A97698" w:rsidRPr="00B161E2" w:rsidRDefault="00A97698" w:rsidP="009D4408">
                      <w:pPr>
                        <w:pStyle w:val="FigureCaption"/>
                        <w:rPr>
                          <w:sz w:val="23"/>
                        </w:rPr>
                      </w:pPr>
                      <w:r>
                        <w:t xml:space="preserve">Figure 3.10: Tabular Form with a Popup Key LOV </w:t>
                      </w:r>
                    </w:p>
                  </w:txbxContent>
                </v:textbox>
                <w10:wrap type="topAndBottom"/>
              </v:shape>
            </w:pict>
          </mc:Fallback>
        </mc:AlternateContent>
      </w:r>
      <w:r>
        <w:rPr>
          <w:noProof/>
        </w:rPr>
        <w:drawing>
          <wp:inline distT="0" distB="0" distL="0" distR="0" wp14:anchorId="0031D935" wp14:editId="136676BC">
            <wp:extent cx="5184140" cy="32093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4140" cy="3209361"/>
                    </a:xfrm>
                    <a:prstGeom prst="rect">
                      <a:avLst/>
                    </a:prstGeom>
                  </pic:spPr>
                </pic:pic>
              </a:graphicData>
            </a:graphic>
          </wp:inline>
        </w:drawing>
      </w:r>
    </w:p>
    <w:p w14:paraId="66F8774F" w14:textId="77777777" w:rsidR="009D4408" w:rsidRDefault="009D4408" w:rsidP="00CF07E8">
      <w:r>
        <w:t xml:space="preserve">One additional change was added to the select list item type in general. In earlier version of APEX the sorting on a column containing a select list would sort the values on the return value. Many </w:t>
      </w:r>
      <w:r w:rsidR="00ED4266">
        <w:t>times this was not desired</w:t>
      </w:r>
      <w:r>
        <w:t>. Since APEX 4 this behavior changed and the sorting is done on the displayed value as we can see in the Figure 3.10.</w:t>
      </w:r>
    </w:p>
    <w:p w14:paraId="6505F1C1" w14:textId="77777777" w:rsidR="00D87DE7" w:rsidRDefault="00D87DE7" w:rsidP="00CF07E8"/>
    <w:p w14:paraId="30187412" w14:textId="77777777" w:rsidR="001107F1" w:rsidRPr="00BB3CCA" w:rsidRDefault="00AC2DF8" w:rsidP="001107F1">
      <w:pPr>
        <w:pStyle w:val="Heading2"/>
      </w:pPr>
      <w:r>
        <w:t>Declarative Validations</w:t>
      </w:r>
    </w:p>
    <w:p w14:paraId="3529B327" w14:textId="77777777" w:rsidR="001107F1" w:rsidRDefault="001F2B53" w:rsidP="001107F1">
      <w:pPr>
        <w:pStyle w:val="BodyTextFirst"/>
      </w:pPr>
      <w:r>
        <w:t>APEX 4 introduce</w:t>
      </w:r>
      <w:r w:rsidR="0003375F">
        <w:t>d</w:t>
      </w:r>
      <w:r>
        <w:t xml:space="preserve"> declarative validations for Tabular Forms. This feature is quite important since it saves some time while building </w:t>
      </w:r>
      <w:r w:rsidR="00307E65">
        <w:t>our</w:t>
      </w:r>
      <w:r>
        <w:t xml:space="preserve"> applications. Declarative validations can be created on a single column and are grouped in</w:t>
      </w:r>
      <w:r w:rsidR="001107F1">
        <w:t>:</w:t>
      </w:r>
    </w:p>
    <w:p w14:paraId="1BCAA621" w14:textId="77777777" w:rsidR="001107F1" w:rsidRDefault="001F2B53" w:rsidP="001107F1">
      <w:pPr>
        <w:pStyle w:val="ListBulletSub"/>
      </w:pPr>
      <w:r>
        <w:t>NOT NULL validations</w:t>
      </w:r>
    </w:p>
    <w:p w14:paraId="4853F3FD" w14:textId="77777777" w:rsidR="001107F1" w:rsidRDefault="001F2B53" w:rsidP="001107F1">
      <w:pPr>
        <w:pStyle w:val="ListBulletSub"/>
      </w:pPr>
      <w:r>
        <w:t>Column String Comparison validations</w:t>
      </w:r>
    </w:p>
    <w:p w14:paraId="57C40CFF" w14:textId="77777777" w:rsidR="001F2B53" w:rsidRDefault="001F2B53" w:rsidP="001F2B53">
      <w:pPr>
        <w:pStyle w:val="BodyTextFirst"/>
      </w:pPr>
      <w:r>
        <w:t xml:space="preserve">Column String Comparison validations are several and </w:t>
      </w:r>
      <w:r w:rsidR="00307E65">
        <w:t>we</w:t>
      </w:r>
      <w:r>
        <w:t xml:space="preserve"> can view them in the figure 3.11:</w:t>
      </w:r>
    </w:p>
    <w:p w14:paraId="1733758B" w14:textId="77777777" w:rsidR="001F2B53" w:rsidRDefault="001F2B53" w:rsidP="001F2B53">
      <w:pPr>
        <w:pStyle w:val="BodyTextFirst"/>
      </w:pPr>
      <w:r>
        <w:rPr>
          <w:noProof/>
        </w:rPr>
        <w:drawing>
          <wp:inline distT="0" distB="0" distL="0" distR="0" wp14:anchorId="5CE5D1C7" wp14:editId="77ADB270">
            <wp:extent cx="5162550" cy="381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2550" cy="3810000"/>
                    </a:xfrm>
                    <a:prstGeom prst="rect">
                      <a:avLst/>
                    </a:prstGeom>
                  </pic:spPr>
                </pic:pic>
              </a:graphicData>
            </a:graphic>
          </wp:inline>
        </w:drawing>
      </w:r>
    </w:p>
    <w:p w14:paraId="2C312658" w14:textId="77777777" w:rsidR="001F2B53" w:rsidRPr="00CD71B1" w:rsidRDefault="001F2B53" w:rsidP="001F2B53">
      <w:pPr>
        <w:pStyle w:val="ListBulletSub"/>
        <w:numPr>
          <w:ilvl w:val="0"/>
          <w:numId w:val="0"/>
        </w:numPr>
        <w:ind w:left="720" w:hanging="360"/>
      </w:pPr>
      <w:r>
        <w:rPr>
          <w:noProof/>
        </w:rPr>
        <mc:AlternateContent>
          <mc:Choice Requires="wps">
            <w:drawing>
              <wp:anchor distT="0" distB="0" distL="114300" distR="114300" simplePos="0" relativeHeight="251780096" behindDoc="0" locked="0" layoutInCell="1" allowOverlap="1" wp14:anchorId="5DA35B5C" wp14:editId="5EF4CF2F">
                <wp:simplePos x="0" y="0"/>
                <wp:positionH relativeFrom="column">
                  <wp:posOffset>252095</wp:posOffset>
                </wp:positionH>
                <wp:positionV relativeFrom="paragraph">
                  <wp:posOffset>142875</wp:posOffset>
                </wp:positionV>
                <wp:extent cx="4265295" cy="514350"/>
                <wp:effectExtent l="0" t="0" r="1905"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99ECC" w14:textId="77777777" w:rsidR="0062523E" w:rsidRPr="00B161E2" w:rsidRDefault="0062523E" w:rsidP="001F2B53">
                            <w:pPr>
                              <w:pStyle w:val="FigureCaption"/>
                              <w:rPr>
                                <w:sz w:val="23"/>
                              </w:rPr>
                            </w:pPr>
                            <w:r>
                              <w:t xml:space="preserve">Figure 3.11: Tabular Form Validations – Column String Comparison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19.85pt;margin-top:11.25pt;width:335.85pt;height:4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cRfQIAAAg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" stroked="f">
                <v:textbox inset="0,0,0,0">
                  <w:txbxContent>
                    <w:p w:rsidR="00A97698" w:rsidRPr="00B161E2" w:rsidRDefault="00A97698" w:rsidP="001F2B53">
                      <w:pPr>
                        <w:pStyle w:val="FigureCaption"/>
                        <w:rPr>
                          <w:sz w:val="23"/>
                        </w:rPr>
                      </w:pPr>
                      <w:r>
                        <w:t xml:space="preserve">Figure 3.11: Tabular Form Validations – Column String Comparison </w:t>
                      </w:r>
                    </w:p>
                  </w:txbxContent>
                </v:textbox>
                <w10:wrap type="topAndBottom"/>
              </v:shape>
            </w:pict>
          </mc:Fallback>
        </mc:AlternateContent>
      </w:r>
    </w:p>
    <w:p w14:paraId="7498D76E" w14:textId="77777777" w:rsidR="001F2B53" w:rsidRDefault="001F2B53" w:rsidP="001F2B53">
      <w:pPr>
        <w:pStyle w:val="BodyTextFirst"/>
      </w:pPr>
      <w:r>
        <w:t xml:space="preserve">The current release of APEX does not provide declarative validations out of the scope of a single column. That type of validation is planned </w:t>
      </w:r>
      <w:r>
        <w:lastRenderedPageBreak/>
        <w:t xml:space="preserve">for one of the next releases. If such validations are needed, </w:t>
      </w:r>
      <w:r w:rsidR="00307E65">
        <w:t>we</w:t>
      </w:r>
      <w:r>
        <w:t xml:space="preserve"> will have to write </w:t>
      </w:r>
      <w:r w:rsidR="00307E65">
        <w:t>our</w:t>
      </w:r>
      <w:r w:rsidR="005C4B65">
        <w:t xml:space="preserve"> own code. Later on we will show how to that</w:t>
      </w:r>
      <w:r>
        <w:t>.</w:t>
      </w:r>
    </w:p>
    <w:p w14:paraId="268D9285" w14:textId="77777777" w:rsidR="00EC0BA1" w:rsidRDefault="00EC0BA1" w:rsidP="001F2B53">
      <w:pPr>
        <w:pStyle w:val="BodyTextFirst"/>
      </w:pPr>
    </w:p>
    <w:p w14:paraId="203AC006" w14:textId="77777777" w:rsidR="00EC0BA1" w:rsidRPr="00BB3CCA" w:rsidRDefault="00EC0BA1" w:rsidP="00EC0BA1">
      <w:pPr>
        <w:pStyle w:val="Heading3"/>
      </w:pPr>
      <w:r>
        <w:t>Validations created by Tabular Form wizard</w:t>
      </w:r>
    </w:p>
    <w:p w14:paraId="08E57981" w14:textId="77777777" w:rsidR="001F2B53" w:rsidRDefault="0003375F" w:rsidP="001F2B53">
      <w:pPr>
        <w:pStyle w:val="BodyTextFirst"/>
      </w:pPr>
      <w:r>
        <w:t>After creating a Tabular Form,</w:t>
      </w:r>
      <w:r w:rsidR="001F2B53">
        <w:t xml:space="preserve"> </w:t>
      </w:r>
      <w:r w:rsidR="005C4B65">
        <w:t>we</w:t>
      </w:r>
      <w:r w:rsidR="001F2B53">
        <w:t xml:space="preserve"> will find couple of validations created by the wizard</w:t>
      </w:r>
      <w:r w:rsidR="008E7D41">
        <w:t xml:space="preserve">. APEX wizard will use the table definition and sort out the constraints </w:t>
      </w:r>
      <w:r w:rsidR="005C4B65">
        <w:t>we</w:t>
      </w:r>
      <w:r w:rsidR="008E7D41">
        <w:t xml:space="preserve"> defined for </w:t>
      </w:r>
      <w:r w:rsidR="005C4B65">
        <w:t>our</w:t>
      </w:r>
      <w:r w:rsidR="008E7D41">
        <w:t xml:space="preserve"> table. It will create a validation for each single column containing a:</w:t>
      </w:r>
    </w:p>
    <w:p w14:paraId="6672FCBD" w14:textId="77777777" w:rsidR="008E7D41" w:rsidRDefault="008E7D41" w:rsidP="008E7D41">
      <w:pPr>
        <w:pStyle w:val="ListBulletSub"/>
      </w:pPr>
      <w:r>
        <w:t>NOT NULL definition (unless the column is a primary key used for the DML processes)</w:t>
      </w:r>
    </w:p>
    <w:p w14:paraId="6456C54F" w14:textId="77777777" w:rsidR="008E7D41" w:rsidRDefault="008E7D41" w:rsidP="008E7D41">
      <w:pPr>
        <w:pStyle w:val="BodyTextFirst"/>
      </w:pPr>
      <w:proofErr w:type="gramStart"/>
      <w:r>
        <w:t>or</w:t>
      </w:r>
      <w:proofErr w:type="gramEnd"/>
      <w:r>
        <w:t xml:space="preserve"> for columns:</w:t>
      </w:r>
    </w:p>
    <w:p w14:paraId="6FDC620E" w14:textId="77777777" w:rsidR="008E7D41" w:rsidRDefault="008E7D41" w:rsidP="008E7D41">
      <w:pPr>
        <w:pStyle w:val="ListBulletSub"/>
      </w:pPr>
      <w:r>
        <w:t>of type numeric and</w:t>
      </w:r>
    </w:p>
    <w:p w14:paraId="74AAA4AD" w14:textId="77777777" w:rsidR="008E7D41" w:rsidRDefault="008E7D41" w:rsidP="008E7D41">
      <w:pPr>
        <w:pStyle w:val="ListBulletSub"/>
      </w:pPr>
      <w:r>
        <w:t>columns of type date</w:t>
      </w:r>
    </w:p>
    <w:p w14:paraId="517C68C6" w14:textId="77777777" w:rsidR="008E7D41" w:rsidRDefault="008E7D41" w:rsidP="001F2B53">
      <w:pPr>
        <w:pStyle w:val="BodyTextFirst"/>
      </w:pPr>
    </w:p>
    <w:p w14:paraId="2CCC4B5F" w14:textId="77777777" w:rsidR="008E7D41" w:rsidRDefault="008E7D41" w:rsidP="001F2B53">
      <w:pPr>
        <w:pStyle w:val="BodyTextFirst"/>
      </w:pPr>
      <w:r>
        <w:rPr>
          <w:noProof/>
        </w:rPr>
        <w:drawing>
          <wp:inline distT="0" distB="0" distL="0" distR="0" wp14:anchorId="70BD1417" wp14:editId="20B8A447">
            <wp:extent cx="3695700" cy="10763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95700" cy="1076325"/>
                    </a:xfrm>
                    <a:prstGeom prst="rect">
                      <a:avLst/>
                    </a:prstGeom>
                  </pic:spPr>
                </pic:pic>
              </a:graphicData>
            </a:graphic>
          </wp:inline>
        </w:drawing>
      </w:r>
    </w:p>
    <w:p w14:paraId="34745461" w14:textId="77777777" w:rsidR="008E7D41" w:rsidRDefault="008E7D41" w:rsidP="001F2B53">
      <w:pPr>
        <w:pStyle w:val="BodyTextFirst"/>
      </w:pPr>
      <w:r>
        <w:rPr>
          <w:noProof/>
        </w:rPr>
        <mc:AlternateContent>
          <mc:Choice Requires="wps">
            <w:drawing>
              <wp:anchor distT="0" distB="0" distL="114300" distR="114300" simplePos="0" relativeHeight="251782144" behindDoc="0" locked="0" layoutInCell="1" allowOverlap="1" wp14:anchorId="6682FD40" wp14:editId="4A3A68B3">
                <wp:simplePos x="0" y="0"/>
                <wp:positionH relativeFrom="column">
                  <wp:posOffset>461645</wp:posOffset>
                </wp:positionH>
                <wp:positionV relativeFrom="paragraph">
                  <wp:posOffset>186690</wp:posOffset>
                </wp:positionV>
                <wp:extent cx="4265295" cy="514350"/>
                <wp:effectExtent l="0" t="0" r="1905"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F4F49" w14:textId="77777777" w:rsidR="0062523E" w:rsidRPr="00EC0BA1" w:rsidRDefault="0062523E" w:rsidP="008E7D41">
                            <w:pPr>
                              <w:pStyle w:val="FigureCaption"/>
                            </w:pPr>
                            <w:r>
                              <w:t>Figure 3.12: Tabular Form Validations – Created by Wizard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36.35pt;margin-top:14.7pt;width:335.85pt;height:4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" stroked="f">
                <v:textbox inset="0,0,0,0">
                  <w:txbxContent>
                    <w:p w:rsidR="00A97698" w:rsidRPr="00EC0BA1" w:rsidRDefault="00A97698" w:rsidP="008E7D41">
                      <w:pPr>
                        <w:pStyle w:val="FigureCaption"/>
                      </w:pPr>
                      <w:r>
                        <w:t>Figure 3.12: Tabular Form Validations – Created by Wizard</w:t>
                      </w:r>
                    </w:p>
                  </w:txbxContent>
                </v:textbox>
                <w10:wrap type="topAndBottom"/>
              </v:shape>
            </w:pict>
          </mc:Fallback>
        </mc:AlternateContent>
      </w:r>
      <w:r w:rsidR="00EC0BA1">
        <w:t xml:space="preserve">As </w:t>
      </w:r>
      <w:r w:rsidR="005C4B65">
        <w:t>we</w:t>
      </w:r>
      <w:r w:rsidR="00EC0BA1">
        <w:t xml:space="preserve"> can see in the figure 3.12, APEX Tabular Form wizard created several validations automatically. If </w:t>
      </w:r>
      <w:r w:rsidR="005C4B65">
        <w:t>we</w:t>
      </w:r>
      <w:r w:rsidR="00EC0BA1">
        <w:t xml:space="preserve"> remember the change</w:t>
      </w:r>
      <w:r w:rsidR="005C4B65">
        <w:t>s</w:t>
      </w:r>
      <w:r w:rsidR="00EC0BA1">
        <w:t xml:space="preserve"> we made in the snippet 3.1 </w:t>
      </w:r>
      <w:r w:rsidR="005C4B65">
        <w:t>we</w:t>
      </w:r>
      <w:r w:rsidR="00EC0BA1">
        <w:t xml:space="preserve"> will notice that this change resulted in a validation checking the ENAME column (Validation with sequence 30 – ENAME </w:t>
      </w:r>
      <w:r w:rsidR="0003375F">
        <w:t>IS NOT NULL</w:t>
      </w:r>
      <w:r w:rsidR="00EC0BA1">
        <w:t xml:space="preserve">). The other validations are related to the data type of all </w:t>
      </w:r>
      <w:r w:rsidR="0003375F">
        <w:t xml:space="preserve">existing </w:t>
      </w:r>
      <w:r w:rsidR="00EC0BA1">
        <w:t>numeric and date columns</w:t>
      </w:r>
      <w:r w:rsidR="0003375F">
        <w:t xml:space="preserve"> included in our Tabular Form</w:t>
      </w:r>
      <w:r w:rsidR="00EC0BA1">
        <w:t xml:space="preserve">. </w:t>
      </w:r>
    </w:p>
    <w:p w14:paraId="6DD5D10C" w14:textId="77777777" w:rsidR="00EC0BA1" w:rsidRDefault="00EC0BA1" w:rsidP="001F2B53">
      <w:pPr>
        <w:pStyle w:val="BodyTextFirst"/>
      </w:pPr>
    </w:p>
    <w:p w14:paraId="3EC1A1F6" w14:textId="77777777" w:rsidR="00EC0BA1" w:rsidRPr="00BB3CCA" w:rsidRDefault="009A559D" w:rsidP="00EC0BA1">
      <w:pPr>
        <w:pStyle w:val="Heading3"/>
      </w:pPr>
      <w:r>
        <w:lastRenderedPageBreak/>
        <w:t>Highlighting of validation errors</w:t>
      </w:r>
    </w:p>
    <w:p w14:paraId="256F23B9" w14:textId="77777777" w:rsidR="00EC0BA1" w:rsidRDefault="00EC0BA1" w:rsidP="00EC0BA1">
      <w:pPr>
        <w:pStyle w:val="BodyTextFirst"/>
      </w:pPr>
      <w:r>
        <w:t>If</w:t>
      </w:r>
      <w:r w:rsidR="009A559D">
        <w:t xml:space="preserve"> we want to test the validations created for </w:t>
      </w:r>
      <w:r w:rsidR="0003375F">
        <w:t>by the</w:t>
      </w:r>
      <w:r w:rsidR="009A559D">
        <w:t xml:space="preserve"> wizard, we can do couple of changes in our tabular for to see how those work:</w:t>
      </w:r>
    </w:p>
    <w:p w14:paraId="33BA4361" w14:textId="77777777" w:rsidR="0003375F" w:rsidRDefault="0003375F" w:rsidP="00EC0BA1">
      <w:pPr>
        <w:pStyle w:val="BodyTextFirst"/>
      </w:pPr>
    </w:p>
    <w:p w14:paraId="0BB7AB8B" w14:textId="77777777" w:rsidR="009A559D" w:rsidRDefault="00801D9A" w:rsidP="00EC0BA1">
      <w:pPr>
        <w:pStyle w:val="BodyTextFirst"/>
      </w:pPr>
      <w:r>
        <w:rPr>
          <w:noProof/>
        </w:rPr>
        <w:drawing>
          <wp:inline distT="0" distB="0" distL="0" distR="0" wp14:anchorId="3DCF7CCF" wp14:editId="5BF3EC9C">
            <wp:extent cx="5184140" cy="99758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84140" cy="997586"/>
                    </a:xfrm>
                    <a:prstGeom prst="rect">
                      <a:avLst/>
                    </a:prstGeom>
                  </pic:spPr>
                </pic:pic>
              </a:graphicData>
            </a:graphic>
          </wp:inline>
        </w:drawing>
      </w:r>
    </w:p>
    <w:p w14:paraId="203CBC07" w14:textId="77777777" w:rsidR="00801D9A" w:rsidRDefault="00801D9A" w:rsidP="001F2B53">
      <w:pPr>
        <w:pStyle w:val="BodyTextFirst"/>
      </w:pPr>
      <w:r>
        <w:rPr>
          <w:noProof/>
        </w:rPr>
        <mc:AlternateContent>
          <mc:Choice Requires="wps">
            <w:drawing>
              <wp:anchor distT="0" distB="0" distL="114300" distR="114300" simplePos="0" relativeHeight="251784192" behindDoc="0" locked="0" layoutInCell="1" allowOverlap="1" wp14:anchorId="37C90D97" wp14:editId="371B296E">
                <wp:simplePos x="0" y="0"/>
                <wp:positionH relativeFrom="column">
                  <wp:posOffset>680720</wp:posOffset>
                </wp:positionH>
                <wp:positionV relativeFrom="paragraph">
                  <wp:posOffset>139065</wp:posOffset>
                </wp:positionV>
                <wp:extent cx="4265295" cy="514350"/>
                <wp:effectExtent l="0" t="0" r="190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58B348" w14:textId="77777777" w:rsidR="0062523E" w:rsidRPr="00EC0BA1" w:rsidRDefault="0062523E" w:rsidP="009A559D">
                            <w:pPr>
                              <w:pStyle w:val="FigureCaption"/>
                            </w:pPr>
                            <w:r>
                              <w:t>Figure 3.13: Tabular Form Validations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53.6pt;margin-top:10.95pt;width:335.85pt;height:4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" stroked="f">
                <v:textbox inset="0,0,0,0">
                  <w:txbxContent>
                    <w:p w:rsidR="00A97698" w:rsidRPr="00EC0BA1" w:rsidRDefault="00A97698" w:rsidP="009A559D">
                      <w:pPr>
                        <w:pStyle w:val="FigureCaption"/>
                      </w:pPr>
                      <w:r>
                        <w:t>Figure 3.13: Tabular Form Validations</w:t>
                      </w:r>
                    </w:p>
                  </w:txbxContent>
                </v:textbox>
                <w10:wrap type="topAndBottom"/>
              </v:shape>
            </w:pict>
          </mc:Fallback>
        </mc:AlternateContent>
      </w:r>
    </w:p>
    <w:p w14:paraId="55062BCA" w14:textId="77777777" w:rsidR="00801D9A" w:rsidRPr="009F34CF" w:rsidRDefault="00801D9A" w:rsidP="009F34CF">
      <w:pPr>
        <w:pStyle w:val="NoteTipCaution"/>
      </w:pPr>
      <w:r w:rsidRPr="009F34CF">
        <w:t xml:space="preserve">CAUTION: Prior to doing these changes and submitting those, </w:t>
      </w:r>
      <w:r w:rsidR="005C4B65">
        <w:t>we</w:t>
      </w:r>
      <w:r w:rsidRPr="009F34CF">
        <w:t xml:space="preserve"> should change the sorting of </w:t>
      </w:r>
      <w:r w:rsidR="005C4B65">
        <w:t>our</w:t>
      </w:r>
      <w:r w:rsidRPr="009F34CF">
        <w:t xml:space="preserve"> Tabular Form from DEPTNO to EMPNO. In the Version 4.0.2 of APEX there is a bug described here: http://forums.oracle.com/forums/thread.jspa?threadID=2139640 </w:t>
      </w:r>
    </w:p>
    <w:p w14:paraId="68CAB6A7" w14:textId="77777777" w:rsidR="008E7D41" w:rsidRDefault="009A559D" w:rsidP="001F2B53">
      <w:pPr>
        <w:pStyle w:val="BodyTextFirst"/>
      </w:pPr>
      <w:r>
        <w:t>We changed the entry for the column ENAME to NULL and modified the entry for the column SALARY to an alphanumeric character. If we try to save that, we should receive an error like in the figure 3.14</w:t>
      </w:r>
    </w:p>
    <w:p w14:paraId="43CE0F71" w14:textId="77777777" w:rsidR="00801D9A" w:rsidRDefault="00801D9A" w:rsidP="001F2B53">
      <w:pPr>
        <w:pStyle w:val="BodyTextFirst"/>
      </w:pPr>
    </w:p>
    <w:p w14:paraId="533335AB" w14:textId="77777777" w:rsidR="00801D9A" w:rsidRDefault="00801D9A" w:rsidP="001F2B53">
      <w:pPr>
        <w:pStyle w:val="BodyTextFirst"/>
      </w:pPr>
      <w:r>
        <w:rPr>
          <w:noProof/>
        </w:rPr>
        <w:drawing>
          <wp:inline distT="0" distB="0" distL="0" distR="0" wp14:anchorId="2811370E" wp14:editId="3779E29D">
            <wp:extent cx="5184140" cy="166889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4140" cy="1668890"/>
                    </a:xfrm>
                    <a:prstGeom prst="rect">
                      <a:avLst/>
                    </a:prstGeom>
                  </pic:spPr>
                </pic:pic>
              </a:graphicData>
            </a:graphic>
          </wp:inline>
        </w:drawing>
      </w:r>
    </w:p>
    <w:p w14:paraId="6E9ED63B" w14:textId="77777777" w:rsidR="008E7D41" w:rsidRDefault="00801D9A" w:rsidP="001F2B53">
      <w:pPr>
        <w:pStyle w:val="BodyTextFirst"/>
      </w:pPr>
      <w:r>
        <w:rPr>
          <w:noProof/>
        </w:rPr>
        <mc:AlternateContent>
          <mc:Choice Requires="wps">
            <w:drawing>
              <wp:anchor distT="0" distB="0" distL="114300" distR="114300" simplePos="0" relativeHeight="251786240" behindDoc="0" locked="0" layoutInCell="1" allowOverlap="1" wp14:anchorId="59F7624C" wp14:editId="0282DF78">
                <wp:simplePos x="0" y="0"/>
                <wp:positionH relativeFrom="column">
                  <wp:posOffset>833120</wp:posOffset>
                </wp:positionH>
                <wp:positionV relativeFrom="paragraph">
                  <wp:posOffset>381000</wp:posOffset>
                </wp:positionV>
                <wp:extent cx="4265295" cy="514350"/>
                <wp:effectExtent l="0" t="0" r="1905"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948C2" w14:textId="77777777" w:rsidR="0062523E" w:rsidRPr="00EC0BA1" w:rsidRDefault="0062523E" w:rsidP="00801D9A">
                            <w:pPr>
                              <w:pStyle w:val="FigureCaption"/>
                            </w:pPr>
                            <w:r>
                              <w:t>Figure 3.14: Tabular Form Validations – Error Highlighting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65.6pt;margin-top:30pt;width:335.85pt;height:4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" stroked="f">
                <v:textbox inset="0,0,0,0">
                  <w:txbxContent>
                    <w:p w:rsidR="00A97698" w:rsidRPr="00EC0BA1" w:rsidRDefault="00A97698" w:rsidP="00801D9A">
                      <w:pPr>
                        <w:pStyle w:val="FigureCaption"/>
                      </w:pPr>
                      <w:r>
                        <w:t>Figure 3.14: Tabular Form Validations – Error Highlighting</w:t>
                      </w:r>
                    </w:p>
                  </w:txbxContent>
                </v:textbox>
                <w10:wrap type="topAndBottom"/>
              </v:shape>
            </w:pict>
          </mc:Fallback>
        </mc:AlternateContent>
      </w:r>
    </w:p>
    <w:p w14:paraId="5E8D91F6" w14:textId="77777777" w:rsidR="00801D9A" w:rsidRDefault="00801D9A" w:rsidP="00801D9A">
      <w:pPr>
        <w:pStyle w:val="BodyTextFirst"/>
      </w:pPr>
      <w:r>
        <w:lastRenderedPageBreak/>
        <w:t>If we remember how such validations worked before the version 4, we will notice a couple of changes:</w:t>
      </w:r>
    </w:p>
    <w:p w14:paraId="7825865F" w14:textId="77777777" w:rsidR="00801D9A" w:rsidRDefault="00801D9A" w:rsidP="00801D9A">
      <w:pPr>
        <w:pStyle w:val="ListBulletSub"/>
      </w:pPr>
      <w:r>
        <w:t>APEX is now highlighting the cells in which there are validation errors found</w:t>
      </w:r>
      <w:r w:rsidR="004270D9">
        <w:t>.</w:t>
      </w:r>
    </w:p>
    <w:p w14:paraId="52A0DBF4" w14:textId="77777777" w:rsidR="008C3847" w:rsidRDefault="008C3847" w:rsidP="00801D9A">
      <w:pPr>
        <w:pStyle w:val="ListBulletSub"/>
      </w:pPr>
      <w:r>
        <w:t>APEX will tell us the name of the column affected by the error message</w:t>
      </w:r>
      <w:r w:rsidR="004270D9">
        <w:t>.</w:t>
      </w:r>
    </w:p>
    <w:p w14:paraId="0022F9C9" w14:textId="77777777" w:rsidR="00801D9A" w:rsidRDefault="00801D9A" w:rsidP="00801D9A">
      <w:pPr>
        <w:pStyle w:val="ListBulletSub"/>
      </w:pPr>
      <w:r>
        <w:t>It will provide us with a direct link for setting focus to the affected cell as a part of the error message and</w:t>
      </w:r>
      <w:r w:rsidR="004270D9">
        <w:t>.</w:t>
      </w:r>
    </w:p>
    <w:p w14:paraId="58D534D6" w14:textId="77777777" w:rsidR="00801D9A" w:rsidRDefault="00801D9A" w:rsidP="00801D9A">
      <w:pPr>
        <w:pStyle w:val="ListBulletSub"/>
      </w:pPr>
      <w:r>
        <w:t xml:space="preserve">The most important </w:t>
      </w:r>
      <w:r w:rsidR="00F659D6">
        <w:t>difference is that we didn’t lose the changes we made</w:t>
      </w:r>
      <w:r w:rsidR="004270D9">
        <w:t>.</w:t>
      </w:r>
    </w:p>
    <w:p w14:paraId="0658E504" w14:textId="77777777" w:rsidR="00801D9A" w:rsidRDefault="00F659D6" w:rsidP="00801D9A">
      <w:pPr>
        <w:pStyle w:val="BodyTextFirst"/>
      </w:pPr>
      <w:r>
        <w:t xml:space="preserve">In the earlier versions of APEX a lot of custom coding was required to get a similar functionality. In order to </w:t>
      </w:r>
      <w:r w:rsidR="004270D9">
        <w:t>not lose</w:t>
      </w:r>
      <w:r>
        <w:t xml:space="preserve"> the changes </w:t>
      </w:r>
      <w:r w:rsidR="004270D9">
        <w:t xml:space="preserve">we made </w:t>
      </w:r>
      <w:r>
        <w:t>after an unsuccessful validation</w:t>
      </w:r>
      <w:r w:rsidR="004270D9">
        <w:t>, it</w:t>
      </w:r>
      <w:r>
        <w:t xml:space="preserve"> was </w:t>
      </w:r>
      <w:r w:rsidR="004270D9">
        <w:t xml:space="preserve">required </w:t>
      </w:r>
      <w:r>
        <w:t xml:space="preserve">to display </w:t>
      </w:r>
      <w:r w:rsidR="004270D9">
        <w:t xml:space="preserve">the </w:t>
      </w:r>
      <w:r>
        <w:t>validation errors on an error page</w:t>
      </w:r>
      <w:r w:rsidR="004270D9">
        <w:t xml:space="preserve"> and press the back button</w:t>
      </w:r>
      <w:r>
        <w:t xml:space="preserve">. </w:t>
      </w:r>
    </w:p>
    <w:p w14:paraId="1B568234" w14:textId="77777777" w:rsidR="008C3847" w:rsidRDefault="008C3847" w:rsidP="00801D9A">
      <w:pPr>
        <w:pStyle w:val="BodyTextFirst"/>
        <w:rPr>
          <w:rStyle w:val="instructiontext"/>
        </w:rPr>
      </w:pPr>
      <w:r>
        <w:t xml:space="preserve">One more important thing needs to be mentioned. If we edit one of the validations created by the wizard, we will notice that there is a new substitution string in the “Error Message”. </w:t>
      </w:r>
      <w:r w:rsidR="005C4B65">
        <w:rPr>
          <w:rStyle w:val="instructiontext"/>
        </w:rPr>
        <w:t>We</w:t>
      </w:r>
      <w:r>
        <w:rPr>
          <w:rStyle w:val="instructiontext"/>
        </w:rPr>
        <w:t xml:space="preserve"> can use </w:t>
      </w:r>
      <w:r>
        <w:rPr>
          <w:rStyle w:val="Emphasis"/>
        </w:rPr>
        <w:t>#COLUMN_HEADER#</w:t>
      </w:r>
      <w:r>
        <w:rPr>
          <w:rStyle w:val="instructiontext"/>
        </w:rPr>
        <w:t xml:space="preserve"> for the heading of the associated tabular form column in order to display the header name as a part of the error message:</w:t>
      </w:r>
    </w:p>
    <w:p w14:paraId="60CDBDC2" w14:textId="77777777" w:rsidR="008C3847" w:rsidRDefault="00C15093" w:rsidP="00801D9A">
      <w:pPr>
        <w:pStyle w:val="BodyTextFirst"/>
      </w:pPr>
      <w:r>
        <w:rPr>
          <w:noProof/>
        </w:rPr>
        <mc:AlternateContent>
          <mc:Choice Requires="wps">
            <w:drawing>
              <wp:anchor distT="0" distB="0" distL="114300" distR="114300" simplePos="0" relativeHeight="251790336" behindDoc="0" locked="0" layoutInCell="1" allowOverlap="1" wp14:anchorId="71C3BA9C" wp14:editId="7CDADF77">
                <wp:simplePos x="0" y="0"/>
                <wp:positionH relativeFrom="column">
                  <wp:posOffset>364490</wp:posOffset>
                </wp:positionH>
                <wp:positionV relativeFrom="paragraph">
                  <wp:posOffset>1684655</wp:posOffset>
                </wp:positionV>
                <wp:extent cx="4884420" cy="51435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8D03" w14:textId="77777777" w:rsidR="0062523E" w:rsidRPr="00EC0BA1" w:rsidRDefault="0062523E" w:rsidP="008C3847">
                            <w:pPr>
                              <w:pStyle w:val="FigureCaption"/>
                            </w:pPr>
                            <w:r>
                              <w:t>Figure 3.15: Tabular Form Validations – Substitution String for Column Names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28.7pt;margin-top:132.65pt;width:384.6pt;height:4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" stroked="f">
                <v:textbox inset="0,0,0,0">
                  <w:txbxContent>
                    <w:p w:rsidR="00A97698" w:rsidRPr="00EC0BA1" w:rsidRDefault="00A97698" w:rsidP="008C3847">
                      <w:pPr>
                        <w:pStyle w:val="FigureCaption"/>
                      </w:pPr>
                      <w:r>
                        <w:t>Figure 3.15: Tabular Form Validations – Substitution String for Column Names</w:t>
                      </w:r>
                    </w:p>
                  </w:txbxContent>
                </v:textbox>
                <w10:wrap type="topAndBottom"/>
              </v:shape>
            </w:pict>
          </mc:Fallback>
        </mc:AlternateContent>
      </w:r>
      <w:r w:rsidR="008C3847">
        <w:rPr>
          <w:noProof/>
        </w:rPr>
        <w:drawing>
          <wp:inline distT="0" distB="0" distL="0" distR="0" wp14:anchorId="73BBE59E" wp14:editId="0A64D550">
            <wp:extent cx="5184140" cy="142803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84140" cy="1428036"/>
                    </a:xfrm>
                    <a:prstGeom prst="rect">
                      <a:avLst/>
                    </a:prstGeom>
                  </pic:spPr>
                </pic:pic>
              </a:graphicData>
            </a:graphic>
          </wp:inline>
        </w:drawing>
      </w:r>
    </w:p>
    <w:p w14:paraId="4FF5B682" w14:textId="77777777" w:rsidR="008C3847" w:rsidRDefault="008C3847" w:rsidP="00801D9A">
      <w:pPr>
        <w:pStyle w:val="BodyTextFirst"/>
      </w:pPr>
    </w:p>
    <w:p w14:paraId="20677CCF" w14:textId="77777777" w:rsidR="008C3847" w:rsidRDefault="008C3847" w:rsidP="00801D9A">
      <w:pPr>
        <w:pStyle w:val="BodyTextFirst"/>
      </w:pPr>
    </w:p>
    <w:p w14:paraId="3D2BD409" w14:textId="77777777" w:rsidR="008C3847" w:rsidRDefault="008C3847" w:rsidP="00801D9A">
      <w:pPr>
        <w:pStyle w:val="BodyTextFirst"/>
      </w:pPr>
    </w:p>
    <w:p w14:paraId="55723802" w14:textId="77777777" w:rsidR="00801D9A" w:rsidRDefault="00801D9A" w:rsidP="00801D9A">
      <w:pPr>
        <w:pStyle w:val="BodyTextFirst"/>
      </w:pPr>
    </w:p>
    <w:p w14:paraId="19DB7D4B" w14:textId="77777777" w:rsidR="00310707" w:rsidRPr="00BB3CCA" w:rsidRDefault="00310707" w:rsidP="00310707">
      <w:pPr>
        <w:pStyle w:val="Heading2"/>
      </w:pPr>
      <w:r>
        <w:t>Other Features</w:t>
      </w:r>
    </w:p>
    <w:p w14:paraId="1462748D" w14:textId="77777777" w:rsidR="00310707" w:rsidRDefault="00310707" w:rsidP="00310707">
      <w:pPr>
        <w:pStyle w:val="BodyTextFirst"/>
      </w:pPr>
      <w:r>
        <w:t xml:space="preserve">APEX </w:t>
      </w:r>
      <w:r w:rsidR="008F7408">
        <w:t xml:space="preserve">4 also introduces couple of other neat features. </w:t>
      </w:r>
    </w:p>
    <w:p w14:paraId="201DF195" w14:textId="77777777" w:rsidR="001107F1" w:rsidRPr="00BB3CCA" w:rsidRDefault="008F7408" w:rsidP="001107F1">
      <w:pPr>
        <w:pStyle w:val="Heading3"/>
      </w:pPr>
      <w:r>
        <w:t>Lost Update Protection</w:t>
      </w:r>
    </w:p>
    <w:p w14:paraId="37C9A8FC" w14:textId="77777777" w:rsidR="008F7408" w:rsidRDefault="008F7408" w:rsidP="001107F1">
      <w:r>
        <w:t xml:space="preserve">APEX 4 will inform </w:t>
      </w:r>
      <w:r w:rsidR="005C4B65">
        <w:t>us</w:t>
      </w:r>
      <w:r>
        <w:t xml:space="preserve"> about the changes </w:t>
      </w:r>
      <w:r w:rsidR="005C4B65">
        <w:t>we</w:t>
      </w:r>
      <w:r>
        <w:t xml:space="preserve"> made and about the risk to lose </w:t>
      </w:r>
      <w:r w:rsidR="005C4B65">
        <w:t>our</w:t>
      </w:r>
      <w:r>
        <w:t xml:space="preserve"> changes if </w:t>
      </w:r>
      <w:r w:rsidR="005C4B65">
        <w:t>we</w:t>
      </w:r>
      <w:r>
        <w:t xml:space="preserve"> try to:</w:t>
      </w:r>
    </w:p>
    <w:p w14:paraId="4E64ACCE" w14:textId="77777777" w:rsidR="008F7408" w:rsidRDefault="008F7408" w:rsidP="008F7408">
      <w:pPr>
        <w:pStyle w:val="ListBulletSub"/>
      </w:pPr>
      <w:r>
        <w:t xml:space="preserve">Change the sorting of </w:t>
      </w:r>
      <w:r w:rsidR="005C4B65">
        <w:t>the</w:t>
      </w:r>
      <w:r>
        <w:t xml:space="preserve"> Tabular Form</w:t>
      </w:r>
    </w:p>
    <w:p w14:paraId="07462BD6" w14:textId="77777777" w:rsidR="008F7408" w:rsidRDefault="008F7408" w:rsidP="008F7408">
      <w:pPr>
        <w:pStyle w:val="ListBulletSub"/>
      </w:pPr>
      <w:r>
        <w:t xml:space="preserve">Try to paginate through </w:t>
      </w:r>
      <w:r w:rsidR="005C4B65">
        <w:t>the</w:t>
      </w:r>
      <w:r>
        <w:t xml:space="preserve"> Tabular Form</w:t>
      </w:r>
    </w:p>
    <w:p w14:paraId="2A0C71C8" w14:textId="77777777" w:rsidR="008F7408" w:rsidRDefault="008F7408" w:rsidP="008F7408">
      <w:pPr>
        <w:pStyle w:val="ListBulletSub"/>
        <w:numPr>
          <w:ilvl w:val="0"/>
          <w:numId w:val="0"/>
        </w:numPr>
      </w:pPr>
      <w:r>
        <w:rPr>
          <w:noProof/>
        </w:rPr>
        <mc:AlternateContent>
          <mc:Choice Requires="wps">
            <w:drawing>
              <wp:anchor distT="0" distB="0" distL="114300" distR="114300" simplePos="0" relativeHeight="251788288" behindDoc="0" locked="0" layoutInCell="1" allowOverlap="1" wp14:anchorId="59581BBA" wp14:editId="242C9B38">
                <wp:simplePos x="0" y="0"/>
                <wp:positionH relativeFrom="column">
                  <wp:posOffset>871220</wp:posOffset>
                </wp:positionH>
                <wp:positionV relativeFrom="paragraph">
                  <wp:posOffset>1725930</wp:posOffset>
                </wp:positionV>
                <wp:extent cx="4265295" cy="514350"/>
                <wp:effectExtent l="0" t="0" r="1905"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4A9F5" w14:textId="77777777" w:rsidR="0062523E" w:rsidRPr="00EC0BA1" w:rsidRDefault="0062523E" w:rsidP="008F7408">
                            <w:pPr>
                              <w:pStyle w:val="FigureCaption"/>
                            </w:pPr>
                            <w:r>
                              <w:t>Figure 3.16: Tabular Form – Lost Update Protection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margin-left:68.6pt;margin-top:135.9pt;width:335.85pt;height:4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WSfwIAAAg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" stroked="f">
                <v:textbox inset="0,0,0,0">
                  <w:txbxContent>
                    <w:p w:rsidR="00A97698" w:rsidRPr="00EC0BA1" w:rsidRDefault="00A97698" w:rsidP="008F7408">
                      <w:pPr>
                        <w:pStyle w:val="FigureCaption"/>
                      </w:pPr>
                      <w:r>
                        <w:t>Figure 3.16: Tabular Form – Lost Update Protection</w:t>
                      </w:r>
                    </w:p>
                  </w:txbxContent>
                </v:textbox>
                <w10:wrap type="topAndBottom"/>
              </v:shape>
            </w:pict>
          </mc:Fallback>
        </mc:AlternateContent>
      </w:r>
      <w:r>
        <w:rPr>
          <w:noProof/>
        </w:rPr>
        <w:drawing>
          <wp:inline distT="0" distB="0" distL="0" distR="0" wp14:anchorId="5E4B755B" wp14:editId="0FE1FEE0">
            <wp:extent cx="5184140" cy="15333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4140" cy="1533306"/>
                    </a:xfrm>
                    <a:prstGeom prst="rect">
                      <a:avLst/>
                    </a:prstGeom>
                  </pic:spPr>
                </pic:pic>
              </a:graphicData>
            </a:graphic>
          </wp:inline>
        </w:drawing>
      </w:r>
    </w:p>
    <w:p w14:paraId="3A75D29C" w14:textId="77777777" w:rsidR="008F7408" w:rsidRDefault="008F7408" w:rsidP="001107F1"/>
    <w:p w14:paraId="551D730D" w14:textId="77777777" w:rsidR="008F7408" w:rsidRPr="00BB3CCA" w:rsidRDefault="008F7408" w:rsidP="008F7408">
      <w:pPr>
        <w:pStyle w:val="Heading3"/>
      </w:pPr>
      <w:r>
        <w:t>Client side Add Row</w:t>
      </w:r>
    </w:p>
    <w:p w14:paraId="65D3A565" w14:textId="77777777" w:rsidR="00765778" w:rsidRDefault="006D6E71" w:rsidP="008F7408">
      <w:r>
        <w:t xml:space="preserve">In the earlier versions the process for adding new rows to a </w:t>
      </w:r>
      <w:r w:rsidR="00890A2B">
        <w:t>T</w:t>
      </w:r>
      <w:r>
        <w:t xml:space="preserve">abular </w:t>
      </w:r>
      <w:r w:rsidR="00890A2B">
        <w:t>F</w:t>
      </w:r>
      <w:r>
        <w:t xml:space="preserve">orm would require to submit and load </w:t>
      </w:r>
      <w:r w:rsidR="005C4B65">
        <w:t>our</w:t>
      </w:r>
      <w:r>
        <w:t xml:space="preserve"> page once per new row. This process had to validate and save </w:t>
      </w:r>
      <w:r w:rsidR="005C4B65">
        <w:t>our</w:t>
      </w:r>
      <w:r>
        <w:t xml:space="preserve"> changes each time </w:t>
      </w:r>
      <w:r w:rsidR="005C4B65">
        <w:t>we</w:t>
      </w:r>
      <w:r>
        <w:t xml:space="preserve"> were adding a new row. </w:t>
      </w:r>
      <w:r w:rsidR="00765778">
        <w:t xml:space="preserve">The add row functionality is done by using new java script function </w:t>
      </w:r>
    </w:p>
    <w:p w14:paraId="037CEE35" w14:textId="77777777" w:rsidR="008F7408" w:rsidRPr="00E26C9F" w:rsidRDefault="00765778" w:rsidP="00816FF6">
      <w:pPr>
        <w:pStyle w:val="CodeListing"/>
      </w:pPr>
      <w:r w:rsidRPr="00E26C9F">
        <w:t>javascript:addRow();</w:t>
      </w:r>
      <w:r w:rsidR="006D6E71" w:rsidRPr="00E26C9F">
        <w:t xml:space="preserve"> </w:t>
      </w:r>
    </w:p>
    <w:p w14:paraId="6ACB2AE9" w14:textId="77777777" w:rsidR="009D4408" w:rsidRDefault="00765778" w:rsidP="00CF07E8">
      <w:proofErr w:type="gramStart"/>
      <w:r>
        <w:t>which</w:t>
      </w:r>
      <w:proofErr w:type="gramEnd"/>
      <w:r>
        <w:t xml:space="preserve"> </w:t>
      </w:r>
      <w:r w:rsidR="005C4B65">
        <w:t>we</w:t>
      </w:r>
      <w:r>
        <w:t xml:space="preserve"> can find in the </w:t>
      </w:r>
      <w:r w:rsidRPr="00765778">
        <w:t>ADD</w:t>
      </w:r>
      <w:r>
        <w:t xml:space="preserve"> button – </w:t>
      </w:r>
      <w:r w:rsidRPr="00765778">
        <w:t>URL Target</w:t>
      </w:r>
      <w:r>
        <w:t>.</w:t>
      </w:r>
    </w:p>
    <w:p w14:paraId="0F3A2DAD" w14:textId="77777777" w:rsidR="00890A2B" w:rsidRDefault="00890A2B" w:rsidP="00CF07E8">
      <w:r>
        <w:t>How does that work?</w:t>
      </w:r>
    </w:p>
    <w:p w14:paraId="45F6F13B" w14:textId="77777777" w:rsidR="00890A2B" w:rsidRPr="00890A2B" w:rsidRDefault="00890A2B" w:rsidP="00CF07E8">
      <w:r w:rsidRPr="00890A2B">
        <w:t xml:space="preserve">After the initial rendering of a Tabular Form APEX will remove that </w:t>
      </w:r>
      <w:r w:rsidR="004270D9">
        <w:t xml:space="preserve">new </w:t>
      </w:r>
      <w:r w:rsidRPr="00890A2B">
        <w:t xml:space="preserve">line from the DOM and put it in a java script variable. After pressing the ADD button java script will replace couple of substitution </w:t>
      </w:r>
      <w:r w:rsidRPr="00890A2B">
        <w:lastRenderedPageBreak/>
        <w:t>strings in that variable (index, names, etc.) and add that row again to the end of</w:t>
      </w:r>
      <w:r w:rsidR="009702E6">
        <w:t xml:space="preserve"> </w:t>
      </w:r>
      <w:r w:rsidRPr="00890A2B">
        <w:t>the table. I</w:t>
      </w:r>
      <w:r>
        <w:t xml:space="preserve">f </w:t>
      </w:r>
      <w:r w:rsidR="005C4B65">
        <w:t>we</w:t>
      </w:r>
      <w:r>
        <w:t xml:space="preserve"> want to add multiple rows to </w:t>
      </w:r>
      <w:r w:rsidR="005C4B65">
        <w:t>a</w:t>
      </w:r>
      <w:r>
        <w:t xml:space="preserve"> tabular form, the only thing </w:t>
      </w:r>
      <w:r w:rsidR="005C4B65">
        <w:t>we</w:t>
      </w:r>
      <w:r>
        <w:t xml:space="preserve"> need to do is to press that button again. </w:t>
      </w:r>
      <w:r w:rsidRPr="00890A2B">
        <w:t xml:space="preserve"> </w:t>
      </w:r>
    </w:p>
    <w:p w14:paraId="2D9144CB" w14:textId="77777777" w:rsidR="008F7408" w:rsidRPr="00BB3CCA" w:rsidRDefault="008F7408" w:rsidP="008F7408">
      <w:pPr>
        <w:pStyle w:val="Heading3"/>
      </w:pPr>
      <w:r>
        <w:t>Reduced number of processes</w:t>
      </w:r>
    </w:p>
    <w:p w14:paraId="3908E9DA" w14:textId="77777777" w:rsidR="008F7408" w:rsidRDefault="00A97A28" w:rsidP="008F7408">
      <w:r>
        <w:t xml:space="preserve">Solving the problem by adding the client </w:t>
      </w:r>
      <w:proofErr w:type="gramStart"/>
      <w:r>
        <w:t>side add</w:t>
      </w:r>
      <w:proofErr w:type="gramEnd"/>
      <w:r>
        <w:t xml:space="preserve"> row functionality resulted also in a reduced number of processes for DML. In the earlier versions of APEX </w:t>
      </w:r>
      <w:r w:rsidR="005C4B65">
        <w:t>we</w:t>
      </w:r>
      <w:r>
        <w:t xml:space="preserve"> would get four </w:t>
      </w:r>
      <w:r w:rsidR="00504250">
        <w:t xml:space="preserve">on submit </w:t>
      </w:r>
      <w:r>
        <w:t xml:space="preserve">processes </w:t>
      </w:r>
      <w:r w:rsidR="00504250">
        <w:t>required for DML:</w:t>
      </w:r>
    </w:p>
    <w:p w14:paraId="26001C53" w14:textId="77777777" w:rsidR="00504250" w:rsidRDefault="00504250" w:rsidP="00504250">
      <w:pPr>
        <w:pStyle w:val="ListBulletSub"/>
      </w:pPr>
      <w:r>
        <w:t>Apply MRU process for saving data on submit</w:t>
      </w:r>
    </w:p>
    <w:p w14:paraId="6D4B649B" w14:textId="77777777" w:rsidR="00504250" w:rsidRDefault="00504250" w:rsidP="00504250">
      <w:pPr>
        <w:pStyle w:val="ListBulletSub"/>
      </w:pPr>
      <w:r>
        <w:t>Apply MRU process for saving data after adding a new row</w:t>
      </w:r>
    </w:p>
    <w:p w14:paraId="005F80F4" w14:textId="77777777" w:rsidR="00504250" w:rsidRDefault="00504250" w:rsidP="00504250">
      <w:pPr>
        <w:pStyle w:val="ListBulletSub"/>
      </w:pPr>
      <w:r>
        <w:t>Apply MRD process for deleting of data</w:t>
      </w:r>
    </w:p>
    <w:p w14:paraId="6AE2C0D1" w14:textId="77777777" w:rsidR="00504250" w:rsidRDefault="00504250" w:rsidP="00504250">
      <w:pPr>
        <w:pStyle w:val="ListBulletSub"/>
      </w:pPr>
      <w:proofErr w:type="spellStart"/>
      <w:r>
        <w:t>AddRow</w:t>
      </w:r>
      <w:proofErr w:type="spellEnd"/>
      <w:r>
        <w:t xml:space="preserve"> process for adding one or multiple rows</w:t>
      </w:r>
    </w:p>
    <w:p w14:paraId="180C0A44" w14:textId="77777777" w:rsidR="00504250" w:rsidRDefault="00504250" w:rsidP="00504250">
      <w:r>
        <w:t xml:space="preserve">In APEX 4 </w:t>
      </w:r>
      <w:r w:rsidR="005C4B65">
        <w:t>we</w:t>
      </w:r>
      <w:r>
        <w:t xml:space="preserve"> will find only two of those </w:t>
      </w:r>
      <w:r w:rsidR="008A5F0B">
        <w:t>processes. O</w:t>
      </w:r>
      <w:r>
        <w:t xml:space="preserve">ne MRU process isn’t required any more </w:t>
      </w:r>
      <w:r w:rsidR="008A5F0B">
        <w:t>since adding of rows is now on the client side The</w:t>
      </w:r>
      <w:r>
        <w:t xml:space="preserve"> </w:t>
      </w:r>
      <w:proofErr w:type="spellStart"/>
      <w:r>
        <w:t>AddRow</w:t>
      </w:r>
      <w:proofErr w:type="spellEnd"/>
      <w:r>
        <w:t xml:space="preserve"> process became redundant and replaced by </w:t>
      </w:r>
      <w:r w:rsidR="008A5F0B">
        <w:t>the same</w:t>
      </w:r>
      <w:r>
        <w:t xml:space="preserve"> </w:t>
      </w:r>
      <w:proofErr w:type="spellStart"/>
      <w:r>
        <w:t>javascript</w:t>
      </w:r>
      <w:proofErr w:type="spellEnd"/>
      <w:r>
        <w:t xml:space="preserve"> function</w:t>
      </w:r>
      <w:r w:rsidR="008A5F0B">
        <w:t xml:space="preserve"> as well</w:t>
      </w:r>
      <w:r>
        <w:t>.</w:t>
      </w:r>
    </w:p>
    <w:p w14:paraId="20F289A1" w14:textId="77777777" w:rsidR="00504250" w:rsidRDefault="00504250" w:rsidP="008F7408"/>
    <w:p w14:paraId="13969E70" w14:textId="77777777" w:rsidR="00504250" w:rsidRPr="00BB3CCA" w:rsidRDefault="00504250" w:rsidP="00504250">
      <w:pPr>
        <w:pStyle w:val="Heading2"/>
      </w:pPr>
      <w:r>
        <w:t>Limitations (or features we are still waiting for)</w:t>
      </w:r>
    </w:p>
    <w:p w14:paraId="1448E3F7" w14:textId="77777777" w:rsidR="00504250" w:rsidRDefault="00504250" w:rsidP="00504250">
      <w:pPr>
        <w:pStyle w:val="BodyTextFirst"/>
      </w:pPr>
      <w:r>
        <w:t>The new Tabular Form feature of APEX 4 still has couple of limitations. Hopefully the most of them will be solved in one of the future releases of APEX (APEX 4.</w:t>
      </w:r>
      <w:r w:rsidR="00816FF6">
        <w:t>1</w:t>
      </w:r>
      <w:r>
        <w:t>).</w:t>
      </w:r>
    </w:p>
    <w:p w14:paraId="4B5E33D3" w14:textId="77777777" w:rsidR="00504250" w:rsidRDefault="00504250" w:rsidP="00504250">
      <w:pPr>
        <w:pStyle w:val="BodyTextFirst"/>
      </w:pPr>
      <w:r>
        <w:t>These are:</w:t>
      </w:r>
    </w:p>
    <w:p w14:paraId="77F70F39" w14:textId="77777777" w:rsidR="00504250" w:rsidRDefault="00504250" w:rsidP="00504250">
      <w:pPr>
        <w:pStyle w:val="ListBulletSub"/>
      </w:pPr>
      <w:r>
        <w:t>Declarative validations out of the single column scope</w:t>
      </w:r>
      <w:r w:rsidR="008A5F0B">
        <w:t>.</w:t>
      </w:r>
    </w:p>
    <w:p w14:paraId="5C0FFB49" w14:textId="77777777" w:rsidR="00504250" w:rsidRDefault="00504250" w:rsidP="00504250">
      <w:pPr>
        <w:pStyle w:val="ListBulletSub"/>
      </w:pPr>
      <w:r>
        <w:t>Multiple tabular forms per page</w:t>
      </w:r>
      <w:r w:rsidR="008A5F0B">
        <w:t>.</w:t>
      </w:r>
    </w:p>
    <w:p w14:paraId="6C2809D7" w14:textId="77777777" w:rsidR="00504250" w:rsidRDefault="00504250" w:rsidP="00504250">
      <w:pPr>
        <w:pStyle w:val="ListBulletSub"/>
      </w:pPr>
      <w:r>
        <w:t>Item type settings equal to those for page items</w:t>
      </w:r>
      <w:r w:rsidR="008A5F0B">
        <w:t>.</w:t>
      </w:r>
    </w:p>
    <w:p w14:paraId="570E73A4" w14:textId="77777777" w:rsidR="00504250" w:rsidRDefault="00504250" w:rsidP="00504250">
      <w:pPr>
        <w:pStyle w:val="ListBulletSub"/>
      </w:pPr>
      <w:r>
        <w:t xml:space="preserve">Autocomplete </w:t>
      </w:r>
      <w:r w:rsidR="008A5F0B">
        <w:t xml:space="preserve">and Autocomplete Returning Key Value </w:t>
      </w:r>
      <w:r>
        <w:t>for Tabular Forms</w:t>
      </w:r>
      <w:r w:rsidR="008A5F0B">
        <w:t>.</w:t>
      </w:r>
    </w:p>
    <w:p w14:paraId="60774234" w14:textId="77777777" w:rsidR="00504250" w:rsidRDefault="00504250" w:rsidP="00504250">
      <w:pPr>
        <w:pStyle w:val="ListBulletSub"/>
      </w:pPr>
      <w:r>
        <w:t>Dynamic Actions for Tabular Forms</w:t>
      </w:r>
      <w:r w:rsidR="008A5F0B">
        <w:t>.</w:t>
      </w:r>
    </w:p>
    <w:p w14:paraId="5A33A6BF" w14:textId="77777777" w:rsidR="00504250" w:rsidRDefault="00504250" w:rsidP="00504250">
      <w:pPr>
        <w:pStyle w:val="BodyTextFirst"/>
      </w:pPr>
      <w:r>
        <w:t>On the following pages we will try to describe some workarounds regarding these issues.</w:t>
      </w:r>
    </w:p>
    <w:p w14:paraId="0A90CFC5" w14:textId="77777777" w:rsidR="008C3847" w:rsidRDefault="008C3847" w:rsidP="00504250">
      <w:pPr>
        <w:pStyle w:val="BodyTextFirst"/>
      </w:pPr>
    </w:p>
    <w:p w14:paraId="707F7EFF" w14:textId="77777777" w:rsidR="008C3847" w:rsidRPr="00BB3CCA" w:rsidRDefault="008C3847" w:rsidP="008C3847">
      <w:pPr>
        <w:pStyle w:val="Heading1"/>
      </w:pPr>
      <w:r>
        <w:t xml:space="preserve">Tabular Forms – Custom </w:t>
      </w:r>
      <w:r w:rsidR="005064A9">
        <w:t>Coding</w:t>
      </w:r>
    </w:p>
    <w:p w14:paraId="6637F2F2" w14:textId="77777777" w:rsidR="008C3847" w:rsidRPr="00BB3CCA" w:rsidRDefault="008C3847" w:rsidP="008C3847">
      <w:pPr>
        <w:pStyle w:val="BodyTextFirst"/>
      </w:pPr>
      <w:r>
        <w:t xml:space="preserve">As we already said, </w:t>
      </w:r>
      <w:r w:rsidR="005C4B65">
        <w:t>we</w:t>
      </w:r>
      <w:r>
        <w:t xml:space="preserve"> will need to know how to write </w:t>
      </w:r>
      <w:r w:rsidR="005C4B65">
        <w:t>our</w:t>
      </w:r>
      <w:r>
        <w:t xml:space="preserve"> own code in case </w:t>
      </w:r>
      <w:r w:rsidR="005C4B65">
        <w:t>we</w:t>
      </w:r>
      <w:r>
        <w:t xml:space="preserve"> have some kind of a validation </w:t>
      </w:r>
      <w:r w:rsidR="005C4B65">
        <w:t>we</w:t>
      </w:r>
      <w:r>
        <w:t xml:space="preserve"> couldn’t cover using column string comparison</w:t>
      </w:r>
      <w:r w:rsidR="005064A9">
        <w:t xml:space="preserve"> or </w:t>
      </w:r>
      <w:r w:rsidR="005C4B65">
        <w:t>we</w:t>
      </w:r>
      <w:r w:rsidR="005064A9">
        <w:t xml:space="preserve"> need to do some DML</w:t>
      </w:r>
      <w:r>
        <w:t xml:space="preserve">. </w:t>
      </w:r>
    </w:p>
    <w:p w14:paraId="0B7026ED" w14:textId="77777777" w:rsidR="008C3847" w:rsidRPr="00BB3CCA" w:rsidRDefault="00082B22" w:rsidP="008C3847">
      <w:pPr>
        <w:pStyle w:val="Heading2"/>
      </w:pPr>
      <w:r>
        <w:t>Hitting</w:t>
      </w:r>
      <w:r w:rsidR="008C3847">
        <w:t xml:space="preserve"> the right row</w:t>
      </w:r>
    </w:p>
    <w:p w14:paraId="689212FC" w14:textId="77777777" w:rsidR="008C3847" w:rsidRDefault="00082B22" w:rsidP="008C3847">
      <w:pPr>
        <w:pStyle w:val="BodyTextFirst"/>
      </w:pPr>
      <w:r>
        <w:t>Assuming we have to write our custom process for deleting rows from a Tabular Form. Having in mind what we said about check box</w:t>
      </w:r>
      <w:r w:rsidR="00720535">
        <w:t xml:space="preserve"> item (in the section Single Checkbox)</w:t>
      </w:r>
      <w:r>
        <w:t xml:space="preserve"> for Tabular Forms we would need to do some special coding to be able to delete the row we marked. </w:t>
      </w:r>
      <w:r w:rsidR="00720535">
        <w:t>If we code it simply as:</w:t>
      </w:r>
    </w:p>
    <w:p w14:paraId="46EF32ED" w14:textId="77777777" w:rsidR="00364305" w:rsidRDefault="00364305" w:rsidP="008C3847">
      <w:pPr>
        <w:pStyle w:val="BodyTextFirst"/>
      </w:pPr>
    </w:p>
    <w:p w14:paraId="61817EB8"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BEGIN</w:t>
      </w:r>
    </w:p>
    <w:p w14:paraId="3FE743C4"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FOR i IN 1 .. apex_application.g_f01.COUNT</w:t>
      </w:r>
    </w:p>
    <w:p w14:paraId="261F97C3"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LOOP</w:t>
      </w:r>
    </w:p>
    <w:p w14:paraId="250DDA59"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DELETE FROM emp</w:t>
      </w:r>
    </w:p>
    <w:p w14:paraId="1F7E5F40"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WHERE empno = apex_application.g_f02 (i);</w:t>
      </w:r>
    </w:p>
    <w:p w14:paraId="4E18E8B3"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 g_f02 is the hidden column containing</w:t>
      </w:r>
    </w:p>
    <w:p w14:paraId="2CA3FBB0"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 the primary key of the EMP table (empno)</w:t>
      </w:r>
    </w:p>
    <w:p w14:paraId="29FB4E8E" w14:textId="77777777" w:rsidR="000E2D02" w:rsidRPr="00F644A2" w:rsidRDefault="000E2D02" w:rsidP="00816FF6">
      <w:pPr>
        <w:pStyle w:val="CodeListing"/>
        <w:rPr>
          <w:rStyle w:val="CodeCharacterInline"/>
          <w:sz w:val="20"/>
          <w:szCs w:val="20"/>
          <w:highlight w:val="white"/>
        </w:rPr>
      </w:pPr>
      <w:r w:rsidRPr="00F644A2">
        <w:rPr>
          <w:rStyle w:val="CodeCharacterInline"/>
          <w:sz w:val="20"/>
          <w:szCs w:val="20"/>
          <w:highlight w:val="white"/>
        </w:rPr>
        <w:t xml:space="preserve">   END LOOP;</w:t>
      </w:r>
    </w:p>
    <w:p w14:paraId="2901593B" w14:textId="77777777" w:rsidR="000E2D02" w:rsidRPr="00F644A2" w:rsidRDefault="000E2D02" w:rsidP="00816FF6">
      <w:pPr>
        <w:pStyle w:val="CodeListing"/>
        <w:rPr>
          <w:rStyle w:val="CodeCharacterInline"/>
          <w:sz w:val="20"/>
          <w:szCs w:val="20"/>
        </w:rPr>
      </w:pPr>
      <w:r w:rsidRPr="00F644A2">
        <w:rPr>
          <w:rStyle w:val="CodeCharacterInline"/>
          <w:sz w:val="20"/>
          <w:szCs w:val="20"/>
          <w:highlight w:val="white"/>
        </w:rPr>
        <w:t>END;</w:t>
      </w:r>
      <w:r w:rsidRPr="00F644A2">
        <w:rPr>
          <w:rStyle w:val="CodeCharacterInline"/>
          <w:sz w:val="20"/>
          <w:szCs w:val="20"/>
        </w:rPr>
        <w:t xml:space="preserve"> </w:t>
      </w:r>
    </w:p>
    <w:p w14:paraId="33C8F664" w14:textId="77777777" w:rsidR="000E2D02" w:rsidRDefault="000E2D02" w:rsidP="00816FF6">
      <w:pPr>
        <w:pStyle w:val="CodeListing"/>
      </w:pPr>
      <w:r>
        <mc:AlternateContent>
          <mc:Choice Requires="wps">
            <w:drawing>
              <wp:anchor distT="0" distB="0" distL="114300" distR="114300" simplePos="0" relativeHeight="251792384" behindDoc="0" locked="0" layoutInCell="1" allowOverlap="1" wp14:anchorId="6BFB908B" wp14:editId="2CE5150A">
                <wp:simplePos x="0" y="0"/>
                <wp:positionH relativeFrom="column">
                  <wp:posOffset>583565</wp:posOffset>
                </wp:positionH>
                <wp:positionV relativeFrom="paragraph">
                  <wp:posOffset>93980</wp:posOffset>
                </wp:positionV>
                <wp:extent cx="4265295" cy="514350"/>
                <wp:effectExtent l="0" t="0" r="1905"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890067" w14:textId="77777777" w:rsidR="0062523E" w:rsidRPr="00B161E2" w:rsidRDefault="0062523E" w:rsidP="000E2D02">
                            <w:pPr>
                              <w:pStyle w:val="FigureCaption"/>
                              <w:rPr>
                                <w:sz w:val="23"/>
                              </w:rPr>
                            </w:pPr>
                            <w:r>
                              <w:t>Snippet 3.2 : Deleting Checked Rows – Common Mistake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left:0;text-align:left;margin-left:45.95pt;margin-top:7.4pt;width:335.85pt;height:4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6fwIAAAg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" stroked="f">
                <v:textbox inset="0,0,0,0">
                  <w:txbxContent>
                    <w:p w:rsidR="00A97698" w:rsidRPr="00B161E2" w:rsidRDefault="00A97698" w:rsidP="000E2D02">
                      <w:pPr>
                        <w:pStyle w:val="FigureCaption"/>
                        <w:rPr>
                          <w:sz w:val="23"/>
                        </w:rPr>
                      </w:pPr>
                      <w:r>
                        <w:t>Snippet 3.2 : Deleting Checked Rows – Common Mistake</w:t>
                      </w:r>
                    </w:p>
                  </w:txbxContent>
                </v:textbox>
                <w10:wrap type="topAndBottom"/>
              </v:shape>
            </w:pict>
          </mc:Fallback>
        </mc:AlternateContent>
      </w:r>
    </w:p>
    <w:p w14:paraId="3FA11885" w14:textId="77777777" w:rsidR="009D4408" w:rsidRDefault="000E2D02" w:rsidP="00CF07E8">
      <w:proofErr w:type="gramStart"/>
      <w:r>
        <w:t>we</w:t>
      </w:r>
      <w:proofErr w:type="gramEnd"/>
      <w:r>
        <w:t xml:space="preserve"> will delete the right number of rows but not those we checked. This code will actually delete the rows starting from the first row in the table and ending with </w:t>
      </w:r>
      <w:r w:rsidRPr="000E2D02">
        <w:rPr>
          <w:i/>
        </w:rPr>
        <w:t>n</w:t>
      </w:r>
      <w:r>
        <w:t xml:space="preserve"> (representing the number of rows we checked).</w:t>
      </w:r>
    </w:p>
    <w:p w14:paraId="22367704" w14:textId="77777777" w:rsidR="00E64813" w:rsidRDefault="00E64813" w:rsidP="00CF07E8">
      <w:r>
        <w:t>Let us show how the right code should look like. Since we are going to create more of the processes like that it would make sense to put all those in a package related to this topic. We can then simply call this package in our processes or validations</w:t>
      </w:r>
      <w:r w:rsidR="000219E8">
        <w:t>. We will also create couple of small procedures within this package in order to make the whole processing easier</w:t>
      </w:r>
      <w:r w:rsidR="008A5F0B">
        <w:t xml:space="preserve"> and not overload our page and application with loose PL/SQL blocks</w:t>
      </w:r>
      <w:r>
        <w:t>:</w:t>
      </w:r>
    </w:p>
    <w:p w14:paraId="1E809FFC" w14:textId="77777777" w:rsidR="008A5F0B" w:rsidRDefault="008A5F0B" w:rsidP="00CF07E8"/>
    <w:p w14:paraId="47863D9E" w14:textId="77777777" w:rsidR="00E64813" w:rsidRDefault="00E64813" w:rsidP="00CF07E8"/>
    <w:p w14:paraId="03F6C3A6"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CREATE OR REPLACE PACKAGE BODY tab_form_emp_pkg</w:t>
      </w:r>
    </w:p>
    <w:p w14:paraId="2CBC6457"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AS</w:t>
      </w:r>
    </w:p>
    <w:p w14:paraId="5262177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PROCEDURE disable_foreign_constraints</w:t>
      </w:r>
    </w:p>
    <w:p w14:paraId="182A7950"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IS</w:t>
      </w:r>
    </w:p>
    <w:p w14:paraId="307CA01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BEGIN</w:t>
      </w:r>
    </w:p>
    <w:p w14:paraId="38159A3F"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FOR c IN (SELECT   constraint_name, table_name</w:t>
      </w:r>
    </w:p>
    <w:p w14:paraId="2FCB3635"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FROM user_constraints</w:t>
      </w:r>
    </w:p>
    <w:p w14:paraId="21EB687F"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WHERE table_name IN ('EMP', 'DEPT')</w:t>
      </w:r>
    </w:p>
    <w:p w14:paraId="5F14906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AND constraint_type = 'R'</w:t>
      </w:r>
    </w:p>
    <w:p w14:paraId="32F5799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ORDER BY table_name)</w:t>
      </w:r>
    </w:p>
    <w:p w14:paraId="0E46877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LOOP</w:t>
      </w:r>
    </w:p>
    <w:p w14:paraId="42C70857"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EXECUTE IMMEDIATE    'ALTER TABLE '</w:t>
      </w:r>
    </w:p>
    <w:p w14:paraId="6897C8F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c.table_name</w:t>
      </w:r>
    </w:p>
    <w:p w14:paraId="2205CA5B"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 DISABLE CONSTRAINT '</w:t>
      </w:r>
    </w:p>
    <w:p w14:paraId="5330CCF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c.constraint_name;</w:t>
      </w:r>
    </w:p>
    <w:p w14:paraId="1234EE2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LOOP;</w:t>
      </w:r>
    </w:p>
    <w:p w14:paraId="13A0819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disable_foreign_constraints;</w:t>
      </w:r>
    </w:p>
    <w:p w14:paraId="0F9865A2" w14:textId="77777777" w:rsidR="000219E8" w:rsidRPr="00F644A2" w:rsidRDefault="000219E8" w:rsidP="00816FF6">
      <w:pPr>
        <w:pStyle w:val="CodeListing"/>
        <w:rPr>
          <w:rStyle w:val="CodeCharacterInline"/>
          <w:rFonts w:cs="Courier New"/>
          <w:sz w:val="20"/>
          <w:szCs w:val="20"/>
          <w:highlight w:val="white"/>
        </w:rPr>
      </w:pPr>
    </w:p>
    <w:p w14:paraId="647FC14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PROCEDURE enable_foreign_constraints</w:t>
      </w:r>
    </w:p>
    <w:p w14:paraId="1426C14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IS</w:t>
      </w:r>
    </w:p>
    <w:p w14:paraId="2DD247CB"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BEGIN</w:t>
      </w:r>
    </w:p>
    <w:p w14:paraId="7718FFA6"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FOR c IN (SELECT   constraint_name, table_name</w:t>
      </w:r>
    </w:p>
    <w:p w14:paraId="15147965"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FROM user_constraints</w:t>
      </w:r>
    </w:p>
    <w:p w14:paraId="4D81D55B"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WHERE table_name IN ('EMP', 'DEPT')</w:t>
      </w:r>
    </w:p>
    <w:p w14:paraId="08E2F0B5"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AND constraint_type = 'R'</w:t>
      </w:r>
    </w:p>
    <w:p w14:paraId="053911C5"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ORDER BY table_name)</w:t>
      </w:r>
    </w:p>
    <w:p w14:paraId="796B670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LOOP</w:t>
      </w:r>
    </w:p>
    <w:p w14:paraId="285BE3F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EXECUTE IMMEDIATE    'ALTER TABLE '</w:t>
      </w:r>
    </w:p>
    <w:p w14:paraId="68462B29"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c.table_name</w:t>
      </w:r>
    </w:p>
    <w:p w14:paraId="66F2C45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 ENABLE CONSTRAINT '</w:t>
      </w:r>
    </w:p>
    <w:p w14:paraId="0A62645F"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c.constraint_name;</w:t>
      </w:r>
    </w:p>
    <w:p w14:paraId="7BB1372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LOOP;</w:t>
      </w:r>
    </w:p>
    <w:p w14:paraId="589E88B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enable_foreign_constraints;</w:t>
      </w:r>
    </w:p>
    <w:p w14:paraId="54EEFC4A" w14:textId="77777777" w:rsidR="000219E8" w:rsidRPr="00F644A2" w:rsidRDefault="000219E8" w:rsidP="00816FF6">
      <w:pPr>
        <w:pStyle w:val="CodeListing"/>
        <w:rPr>
          <w:rStyle w:val="CodeCharacterInline"/>
          <w:rFonts w:cs="Courier New"/>
          <w:sz w:val="20"/>
          <w:szCs w:val="20"/>
          <w:highlight w:val="white"/>
        </w:rPr>
      </w:pPr>
    </w:p>
    <w:p w14:paraId="6F5184B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PROCEDURE restore_tables</w:t>
      </w:r>
    </w:p>
    <w:p w14:paraId="255E290B"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IS</w:t>
      </w:r>
    </w:p>
    <w:p w14:paraId="28595181"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We will use this process to restore our date after testing.</w:t>
      </w:r>
    </w:p>
    <w:p w14:paraId="059898C9"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BEGIN</w:t>
      </w:r>
    </w:p>
    <w:p w14:paraId="4A29FF1B"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FOR c IN (SELECT   constraint_name, table_name</w:t>
      </w:r>
    </w:p>
    <w:p w14:paraId="482C8F77"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FROM user_constraints</w:t>
      </w:r>
    </w:p>
    <w:p w14:paraId="7088AE35"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WHERE table_name IN ('EMP', 'DEPT')</w:t>
      </w:r>
    </w:p>
    <w:p w14:paraId="4690094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AND constraint_type = 'R'</w:t>
      </w:r>
    </w:p>
    <w:p w14:paraId="1EC0194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ORDER BY table_name)</w:t>
      </w:r>
    </w:p>
    <w:p w14:paraId="4A9736C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LOOP</w:t>
      </w:r>
    </w:p>
    <w:p w14:paraId="261E272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EXECUTE IMMEDIATE    'ALTER TABLE '</w:t>
      </w:r>
    </w:p>
    <w:p w14:paraId="6DD18E8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c.table_name</w:t>
      </w:r>
    </w:p>
    <w:p w14:paraId="1B551507"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 DISABLE CONSTRAINT '</w:t>
      </w:r>
    </w:p>
    <w:p w14:paraId="2A147480"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c.constraint_name;</w:t>
      </w:r>
    </w:p>
    <w:p w14:paraId="6DC62CD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LOOP;</w:t>
      </w:r>
    </w:p>
    <w:p w14:paraId="66B3F65F" w14:textId="77777777" w:rsidR="000219E8" w:rsidRPr="00F644A2" w:rsidRDefault="000219E8" w:rsidP="00816FF6">
      <w:pPr>
        <w:pStyle w:val="CodeListing"/>
        <w:rPr>
          <w:rStyle w:val="CodeCharacterInline"/>
          <w:rFonts w:cs="Courier New"/>
          <w:sz w:val="20"/>
          <w:szCs w:val="20"/>
          <w:highlight w:val="white"/>
        </w:rPr>
      </w:pPr>
    </w:p>
    <w:p w14:paraId="20FF7D7F"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lastRenderedPageBreak/>
        <w:t xml:space="preserve">      EXECUTE IMMEDIATE 'TRUNCATE TABLE dept DROP STORAGE';</w:t>
      </w:r>
    </w:p>
    <w:p w14:paraId="047E2298" w14:textId="77777777" w:rsidR="000219E8" w:rsidRPr="00F644A2" w:rsidRDefault="000219E8" w:rsidP="00816FF6">
      <w:pPr>
        <w:pStyle w:val="CodeListing"/>
        <w:rPr>
          <w:rStyle w:val="CodeCharacterInline"/>
          <w:rFonts w:cs="Courier New"/>
          <w:sz w:val="20"/>
          <w:szCs w:val="20"/>
          <w:highlight w:val="white"/>
        </w:rPr>
      </w:pPr>
    </w:p>
    <w:p w14:paraId="7601D03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EXECUTE IMMEDIATE 'TRUNCATE TABLE emp DROP STORAGE';</w:t>
      </w:r>
    </w:p>
    <w:p w14:paraId="3E9D0A19" w14:textId="77777777" w:rsidR="000219E8" w:rsidRPr="00F644A2" w:rsidRDefault="000219E8" w:rsidP="00816FF6">
      <w:pPr>
        <w:pStyle w:val="CodeListing"/>
        <w:rPr>
          <w:rStyle w:val="CodeCharacterInline"/>
          <w:rFonts w:cs="Courier New"/>
          <w:sz w:val="20"/>
          <w:szCs w:val="20"/>
          <w:highlight w:val="white"/>
        </w:rPr>
      </w:pPr>
    </w:p>
    <w:p w14:paraId="2999255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INSERT INTO dept</w:t>
      </w:r>
    </w:p>
    <w:p w14:paraId="733A66A6"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SELECT *</w:t>
      </w:r>
    </w:p>
    <w:p w14:paraId="2280EBA9"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FROM dept_bkp;</w:t>
      </w:r>
    </w:p>
    <w:p w14:paraId="46DD87E3" w14:textId="77777777" w:rsidR="000219E8" w:rsidRPr="00F644A2" w:rsidRDefault="000219E8" w:rsidP="00816FF6">
      <w:pPr>
        <w:pStyle w:val="CodeListing"/>
        <w:rPr>
          <w:rStyle w:val="CodeCharacterInline"/>
          <w:rFonts w:cs="Courier New"/>
          <w:sz w:val="20"/>
          <w:szCs w:val="20"/>
          <w:highlight w:val="white"/>
        </w:rPr>
      </w:pPr>
    </w:p>
    <w:p w14:paraId="3BB2F2F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INSERT INTO emp</w:t>
      </w:r>
    </w:p>
    <w:p w14:paraId="5B1FF65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SELECT *</w:t>
      </w:r>
    </w:p>
    <w:p w14:paraId="7439AD0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FROM emp_bkp;</w:t>
      </w:r>
    </w:p>
    <w:p w14:paraId="63AF2447" w14:textId="77777777" w:rsidR="000219E8" w:rsidRPr="00F644A2" w:rsidRDefault="000219E8" w:rsidP="00816FF6">
      <w:pPr>
        <w:pStyle w:val="CodeListing"/>
        <w:rPr>
          <w:rStyle w:val="CodeCharacterInline"/>
          <w:rFonts w:cs="Courier New"/>
          <w:sz w:val="20"/>
          <w:szCs w:val="20"/>
          <w:highlight w:val="white"/>
        </w:rPr>
      </w:pPr>
    </w:p>
    <w:p w14:paraId="510FB00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COMMIT;</w:t>
      </w:r>
    </w:p>
    <w:p w14:paraId="61E1D104" w14:textId="77777777" w:rsidR="000219E8" w:rsidRPr="00F644A2" w:rsidRDefault="000219E8" w:rsidP="00816FF6">
      <w:pPr>
        <w:pStyle w:val="CodeListing"/>
        <w:rPr>
          <w:rStyle w:val="CodeCharacterInline"/>
          <w:rFonts w:cs="Courier New"/>
          <w:sz w:val="20"/>
          <w:szCs w:val="20"/>
          <w:highlight w:val="white"/>
        </w:rPr>
      </w:pPr>
    </w:p>
    <w:p w14:paraId="2F1C6EAE"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FOR c IN (SELECT   constraint_name, table_name</w:t>
      </w:r>
    </w:p>
    <w:p w14:paraId="70CED616"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FROM user_constraints</w:t>
      </w:r>
    </w:p>
    <w:p w14:paraId="49F7F1C5"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WHERE table_name IN ('EMP', 'DEPT')</w:t>
      </w:r>
    </w:p>
    <w:p w14:paraId="4802DC1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AND constraint_type = 'R'</w:t>
      </w:r>
    </w:p>
    <w:p w14:paraId="30C17FA6"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ORDER BY table_name)</w:t>
      </w:r>
    </w:p>
    <w:p w14:paraId="0A4AC65E"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LOOP</w:t>
      </w:r>
    </w:p>
    <w:p w14:paraId="71A8CD6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EXECUTE IMMEDIATE    'ALTER TABLE '</w:t>
      </w:r>
    </w:p>
    <w:p w14:paraId="73DDC129"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c.table_name</w:t>
      </w:r>
    </w:p>
    <w:p w14:paraId="1D4837C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 ENABLE CONSTRAINT '</w:t>
      </w:r>
    </w:p>
    <w:p w14:paraId="768FDCAC"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c.constraint_name;</w:t>
      </w:r>
    </w:p>
    <w:p w14:paraId="0811B277"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LOOP;</w:t>
      </w:r>
    </w:p>
    <w:p w14:paraId="29F83C00"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restore_tables;</w:t>
      </w:r>
    </w:p>
    <w:p w14:paraId="33228B64" w14:textId="77777777" w:rsidR="000219E8" w:rsidRPr="00F644A2" w:rsidRDefault="000219E8" w:rsidP="00816FF6">
      <w:pPr>
        <w:pStyle w:val="CodeListing"/>
        <w:rPr>
          <w:rStyle w:val="CodeCharacterInline"/>
          <w:rFonts w:cs="Courier New"/>
          <w:sz w:val="20"/>
          <w:szCs w:val="20"/>
          <w:highlight w:val="white"/>
        </w:rPr>
      </w:pPr>
    </w:p>
    <w:p w14:paraId="4F4A486E"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PROCEDURE delete_emp_row (p_message OUT VARCHAR2)</w:t>
      </w:r>
    </w:p>
    <w:p w14:paraId="6FC97A47"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IS</w:t>
      </w:r>
    </w:p>
    <w:p w14:paraId="1F64D93A"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v_row     INTEGER;</w:t>
      </w:r>
    </w:p>
    <w:p w14:paraId="7AEE3B0B"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v_count   INTEGER := 0;</w:t>
      </w:r>
    </w:p>
    <w:p w14:paraId="205BFEF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BEGIN</w:t>
      </w:r>
    </w:p>
    <w:p w14:paraId="04505DC3"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FOR i IN 1 .. apex_application.g_f01.COUNT</w:t>
      </w:r>
    </w:p>
    <w:p w14:paraId="1A29BF22"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LOOP</w:t>
      </w:r>
    </w:p>
    <w:p w14:paraId="4E96452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v_row := apex_application.g_f01 (i);</w:t>
      </w:r>
    </w:p>
    <w:p w14:paraId="75E7E625" w14:textId="77777777" w:rsidR="000219E8" w:rsidRPr="00F644A2" w:rsidRDefault="000219E8" w:rsidP="00816FF6">
      <w:pPr>
        <w:pStyle w:val="CodeListing"/>
        <w:rPr>
          <w:rStyle w:val="CodeCharacterInline"/>
          <w:rFonts w:cs="Courier New"/>
          <w:sz w:val="20"/>
          <w:szCs w:val="20"/>
          <w:highlight w:val="white"/>
        </w:rPr>
      </w:pPr>
    </w:p>
    <w:p w14:paraId="5C7518BE"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DELETE FROM emp</w:t>
      </w:r>
    </w:p>
    <w:p w14:paraId="1343223E"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WHERE empno = apex_application.g_f02 (v_row);</w:t>
      </w:r>
    </w:p>
    <w:p w14:paraId="1185699C" w14:textId="77777777" w:rsidR="000219E8" w:rsidRPr="00F644A2" w:rsidRDefault="000219E8" w:rsidP="00816FF6">
      <w:pPr>
        <w:pStyle w:val="CodeListing"/>
        <w:rPr>
          <w:rStyle w:val="CodeCharacterInline"/>
          <w:rFonts w:cs="Courier New"/>
          <w:sz w:val="20"/>
          <w:szCs w:val="20"/>
          <w:highlight w:val="white"/>
        </w:rPr>
      </w:pPr>
    </w:p>
    <w:p w14:paraId="46314B4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g_f02 is the hidden column containing</w:t>
      </w:r>
    </w:p>
    <w:p w14:paraId="6C21D92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 the primary key of the EMP table (empno)</w:t>
      </w:r>
    </w:p>
    <w:p w14:paraId="6995933F"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v_count := v_count + 1;</w:t>
      </w:r>
    </w:p>
    <w:p w14:paraId="2A3EDA7D"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LOOP;</w:t>
      </w:r>
    </w:p>
    <w:p w14:paraId="4850B7E4" w14:textId="77777777" w:rsidR="000219E8" w:rsidRPr="00F644A2" w:rsidRDefault="000219E8" w:rsidP="00816FF6">
      <w:pPr>
        <w:pStyle w:val="CodeListing"/>
        <w:rPr>
          <w:rStyle w:val="CodeCharacterInline"/>
          <w:rFonts w:cs="Courier New"/>
          <w:sz w:val="20"/>
          <w:szCs w:val="20"/>
          <w:highlight w:val="white"/>
        </w:rPr>
      </w:pPr>
    </w:p>
    <w:p w14:paraId="5BAB6E6F"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p_message := v_count || ' </w:t>
      </w:r>
      <w:r w:rsidR="001E662E">
        <w:rPr>
          <w:rStyle w:val="CodeCharacterInline"/>
          <w:rFonts w:cs="Courier New"/>
          <w:sz w:val="20"/>
          <w:szCs w:val="20"/>
          <w:highlight w:val="white"/>
        </w:rPr>
        <w:t>r</w:t>
      </w:r>
      <w:r w:rsidRPr="00F644A2">
        <w:rPr>
          <w:rStyle w:val="CodeCharacterInline"/>
          <w:rFonts w:cs="Courier New"/>
          <w:sz w:val="20"/>
          <w:szCs w:val="20"/>
          <w:highlight w:val="white"/>
        </w:rPr>
        <w:t>ow</w:t>
      </w:r>
      <w:r w:rsidR="001E662E">
        <w:rPr>
          <w:rStyle w:val="CodeCharacterInline"/>
          <w:rFonts w:cs="Courier New"/>
          <w:sz w:val="20"/>
          <w:szCs w:val="20"/>
          <w:highlight w:val="white"/>
        </w:rPr>
        <w:t xml:space="preserve">(s) </w:t>
      </w:r>
      <w:r w:rsidRPr="00F644A2">
        <w:rPr>
          <w:rStyle w:val="CodeCharacterInline"/>
          <w:rFonts w:cs="Courier New"/>
          <w:sz w:val="20"/>
          <w:szCs w:val="20"/>
          <w:highlight w:val="white"/>
        </w:rPr>
        <w:t>deleted.';</w:t>
      </w:r>
    </w:p>
    <w:p w14:paraId="5AB87289"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 xml:space="preserve">   END delete_emp_row;</w:t>
      </w:r>
    </w:p>
    <w:p w14:paraId="710EE648" w14:textId="77777777" w:rsidR="000219E8" w:rsidRPr="00F644A2" w:rsidRDefault="000219E8" w:rsidP="00816FF6">
      <w:pPr>
        <w:pStyle w:val="CodeListing"/>
        <w:rPr>
          <w:rStyle w:val="CodeCharacterInline"/>
          <w:rFonts w:cs="Courier New"/>
          <w:sz w:val="20"/>
          <w:szCs w:val="20"/>
          <w:highlight w:val="white"/>
        </w:rPr>
      </w:pPr>
      <w:r w:rsidRPr="00F644A2">
        <w:rPr>
          <w:rStyle w:val="CodeCharacterInline"/>
          <w:rFonts w:cs="Courier New"/>
          <w:sz w:val="20"/>
          <w:szCs w:val="20"/>
          <w:highlight w:val="white"/>
        </w:rPr>
        <w:t>END tab_form_emp_pkg;</w:t>
      </w:r>
    </w:p>
    <w:p w14:paraId="63A5434D" w14:textId="77777777" w:rsidR="006832B0" w:rsidRPr="00A6613D" w:rsidRDefault="000219E8" w:rsidP="00816FF6">
      <w:pPr>
        <w:pStyle w:val="CodeListing"/>
      </w:pPr>
      <w:r w:rsidRPr="00F644A2">
        <w:rPr>
          <w:rStyle w:val="CodeCharacterInline"/>
          <w:rFonts w:cs="Courier New"/>
          <w:sz w:val="20"/>
          <w:szCs w:val="20"/>
          <w:highlight w:val="white"/>
        </w:rPr>
        <w:t>/</w:t>
      </w:r>
      <w:r w:rsidR="00E26C9F">
        <mc:AlternateContent>
          <mc:Choice Requires="wps">
            <w:drawing>
              <wp:anchor distT="0" distB="0" distL="114300" distR="114300" simplePos="0" relativeHeight="251794432" behindDoc="0" locked="0" layoutInCell="1" allowOverlap="1" wp14:anchorId="6B64F3E0" wp14:editId="1AECD103">
                <wp:simplePos x="0" y="0"/>
                <wp:positionH relativeFrom="column">
                  <wp:posOffset>574040</wp:posOffset>
                </wp:positionH>
                <wp:positionV relativeFrom="paragraph">
                  <wp:posOffset>347980</wp:posOffset>
                </wp:positionV>
                <wp:extent cx="4265295" cy="514350"/>
                <wp:effectExtent l="0" t="0" r="1905"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5D0E5" w14:textId="77777777" w:rsidR="0062523E" w:rsidRPr="00B161E2" w:rsidRDefault="0062523E" w:rsidP="00E26C9F">
                            <w:pPr>
                              <w:pStyle w:val="FigureCaption"/>
                              <w:rPr>
                                <w:sz w:val="23"/>
                              </w:rPr>
                            </w:pPr>
                            <w:r>
                              <w:t>Snippet 3.3 : Deleting Checked Rows –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left:0;text-align:left;margin-left:45.2pt;margin-top:27.4pt;width:335.85pt;height:4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ChfwIAAAc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" stroked="f">
                <v:textbox inset="0,0,0,0">
                  <w:txbxContent>
                    <w:p w:rsidR="00A97698" w:rsidRPr="00B161E2" w:rsidRDefault="00A97698" w:rsidP="00E26C9F">
                      <w:pPr>
                        <w:pStyle w:val="FigureCaption"/>
                        <w:rPr>
                          <w:sz w:val="23"/>
                        </w:rPr>
                      </w:pPr>
                      <w:r>
                        <w:t>Snippet 3.3 : Deleting Checked Rows – Procedure</w:t>
                      </w:r>
                    </w:p>
                  </w:txbxContent>
                </v:textbox>
                <w10:wrap type="topAndBottom"/>
              </v:shape>
            </w:pict>
          </mc:Fallback>
        </mc:AlternateContent>
      </w:r>
    </w:p>
    <w:p w14:paraId="5613D795" w14:textId="77777777" w:rsidR="00423151" w:rsidRDefault="00423151" w:rsidP="00CF07E8"/>
    <w:p w14:paraId="52425D93" w14:textId="77777777" w:rsidR="009D4408" w:rsidRDefault="00D615A7" w:rsidP="00CF07E8">
      <w:r>
        <w:t>Now, let us show how this will work. We need to do the following</w:t>
      </w:r>
      <w:r w:rsidR="00526FD9">
        <w:t xml:space="preserve"> preparations</w:t>
      </w:r>
      <w:r>
        <w:t xml:space="preserve"> for a tes</w:t>
      </w:r>
      <w:r w:rsidR="00526FD9">
        <w:t>t</w:t>
      </w:r>
      <w:r>
        <w:t>:</w:t>
      </w:r>
    </w:p>
    <w:p w14:paraId="570CA033" w14:textId="77777777" w:rsidR="00D615A7" w:rsidRDefault="00D615A7" w:rsidP="00D615A7">
      <w:pPr>
        <w:pStyle w:val="ListBulletSub"/>
      </w:pPr>
      <w:r>
        <w:t>Create an application item T_MESSAGE and set the session state protection to “Restricted – may not be set from browser”. This application item we will use to display messages. In a case of an “</w:t>
      </w:r>
      <w:proofErr w:type="spellStart"/>
      <w:r>
        <w:t>ApplyMRD</w:t>
      </w:r>
      <w:proofErr w:type="spellEnd"/>
      <w:r>
        <w:t xml:space="preserve">” process </w:t>
      </w:r>
      <w:r w:rsidR="005C4B65">
        <w:t>we</w:t>
      </w:r>
      <w:r>
        <w:t xml:space="preserve"> have the </w:t>
      </w:r>
      <w:r w:rsidR="00526FD9">
        <w:t xml:space="preserve">substitution strings like  </w:t>
      </w:r>
      <w:r w:rsidR="00526FD9">
        <w:rPr>
          <w:rStyle w:val="instructiontext"/>
        </w:rPr>
        <w:t>#MRD_COUNT# or  #MRI_COUNT# or #MRU_COUNT#. For a custom process we need out own variable</w:t>
      </w:r>
      <w:r w:rsidR="00AC787F">
        <w:rPr>
          <w:rStyle w:val="instructiontext"/>
        </w:rPr>
        <w:t>.</w:t>
      </w:r>
    </w:p>
    <w:p w14:paraId="1A6AAF87" w14:textId="77777777" w:rsidR="00D615A7" w:rsidRDefault="00526FD9" w:rsidP="00D615A7">
      <w:pPr>
        <w:pStyle w:val="ListBulletSub"/>
      </w:pPr>
      <w:r>
        <w:t>Set the existing “</w:t>
      </w:r>
      <w:proofErr w:type="spellStart"/>
      <w:r>
        <w:t>ApplyMRD</w:t>
      </w:r>
      <w:proofErr w:type="spellEnd"/>
      <w:r>
        <w:t>” process to Conditional &gt; Never so it doesn’t run</w:t>
      </w:r>
      <w:r w:rsidR="00AC787F">
        <w:t>.</w:t>
      </w:r>
    </w:p>
    <w:p w14:paraId="09DC9035" w14:textId="77777777" w:rsidR="006832B0" w:rsidRDefault="00526FD9" w:rsidP="00D615A7">
      <w:pPr>
        <w:pStyle w:val="ListBulletSub"/>
      </w:pPr>
      <w:r>
        <w:t>Create an own On Submit Process &gt;</w:t>
      </w:r>
      <w:r w:rsidR="00561F4A">
        <w:t xml:space="preserve"> PL/SQL anonymous block &gt;</w:t>
      </w:r>
      <w:r>
        <w:t xml:space="preserve"> “</w:t>
      </w:r>
      <w:proofErr w:type="spellStart"/>
      <w:r>
        <w:t>ApplyMRD</w:t>
      </w:r>
      <w:proofErr w:type="spellEnd"/>
      <w:r>
        <w:t xml:space="preserve"> Manual”</w:t>
      </w:r>
      <w:r w:rsidR="006832B0">
        <w:t xml:space="preserve"> and use</w:t>
      </w:r>
      <w:r w:rsidR="00AC787F">
        <w:t xml:space="preserve"> the following code.</w:t>
      </w:r>
    </w:p>
    <w:p w14:paraId="6D9503A3" w14:textId="77777777" w:rsidR="006832B0" w:rsidRDefault="006832B0" w:rsidP="006832B0">
      <w:pPr>
        <w:pStyle w:val="ListBulletSub"/>
        <w:numPr>
          <w:ilvl w:val="0"/>
          <w:numId w:val="0"/>
        </w:numPr>
        <w:ind w:left="720"/>
      </w:pPr>
    </w:p>
    <w:p w14:paraId="08B981E0" w14:textId="77777777" w:rsidR="000219E8" w:rsidRPr="00F644A2" w:rsidRDefault="000219E8" w:rsidP="00816FF6">
      <w:pPr>
        <w:pStyle w:val="CodeListing"/>
        <w:rPr>
          <w:rStyle w:val="CodeCharacterInline"/>
          <w:sz w:val="20"/>
          <w:szCs w:val="20"/>
          <w:highlight w:val="white"/>
        </w:rPr>
      </w:pPr>
      <w:r w:rsidRPr="00F644A2">
        <w:rPr>
          <w:rStyle w:val="CodeCharacterInline"/>
          <w:sz w:val="20"/>
          <w:szCs w:val="20"/>
          <w:highlight w:val="white"/>
        </w:rPr>
        <w:t>BEGIN</w:t>
      </w:r>
    </w:p>
    <w:p w14:paraId="4FB81304" w14:textId="77777777" w:rsidR="000219E8" w:rsidRPr="00F644A2" w:rsidRDefault="000219E8" w:rsidP="00816FF6">
      <w:pPr>
        <w:pStyle w:val="CodeListing"/>
        <w:rPr>
          <w:rStyle w:val="CodeCharacterInline"/>
          <w:sz w:val="20"/>
          <w:szCs w:val="20"/>
          <w:highlight w:val="white"/>
        </w:rPr>
      </w:pPr>
      <w:r w:rsidRPr="00F644A2">
        <w:rPr>
          <w:rStyle w:val="CodeCharacterInline"/>
          <w:sz w:val="20"/>
          <w:szCs w:val="20"/>
          <w:highlight w:val="white"/>
        </w:rPr>
        <w:t xml:space="preserve">   tab_form_emp_pkg.disable_foreign_constraints;</w:t>
      </w:r>
    </w:p>
    <w:p w14:paraId="63BE5379" w14:textId="77777777" w:rsidR="000219E8" w:rsidRPr="00F644A2" w:rsidRDefault="000219E8" w:rsidP="00816FF6">
      <w:pPr>
        <w:pStyle w:val="CodeListing"/>
        <w:rPr>
          <w:rStyle w:val="CodeCharacterInline"/>
          <w:sz w:val="20"/>
          <w:szCs w:val="20"/>
          <w:highlight w:val="white"/>
        </w:rPr>
      </w:pPr>
      <w:r w:rsidRPr="00F644A2">
        <w:rPr>
          <w:rStyle w:val="CodeCharacterInline"/>
          <w:sz w:val="20"/>
          <w:szCs w:val="20"/>
          <w:highlight w:val="white"/>
        </w:rPr>
        <w:t xml:space="preserve">   tab_form_emp_pkg.delete_emp_row (:t_message);</w:t>
      </w:r>
    </w:p>
    <w:p w14:paraId="17952CB0" w14:textId="77777777" w:rsidR="006832B0" w:rsidRPr="00F644A2" w:rsidRDefault="000219E8" w:rsidP="00816FF6">
      <w:pPr>
        <w:pStyle w:val="CodeListing"/>
        <w:rPr>
          <w:rStyle w:val="CodeCharacterInline"/>
          <w:sz w:val="20"/>
          <w:szCs w:val="20"/>
        </w:rPr>
      </w:pPr>
      <w:r w:rsidRPr="00F644A2">
        <w:rPr>
          <w:rStyle w:val="CodeCharacterInline"/>
          <w:sz w:val="20"/>
          <w:szCs w:val="20"/>
          <w:highlight w:val="white"/>
        </w:rPr>
        <w:t>END;</w:t>
      </w:r>
    </w:p>
    <w:p w14:paraId="50E02CB6" w14:textId="77777777" w:rsidR="00561F4A" w:rsidRDefault="006832B0" w:rsidP="00561F4A">
      <w:pPr>
        <w:pStyle w:val="ListBulletSub"/>
      </w:pPr>
      <w:r>
        <w:t xml:space="preserve">Use the substitution String </w:t>
      </w:r>
      <w:r w:rsidR="00561F4A">
        <w:t>for the success message</w:t>
      </w:r>
    </w:p>
    <w:p w14:paraId="4320149D" w14:textId="77777777" w:rsidR="00D615A7" w:rsidRPr="008B6553" w:rsidRDefault="006832B0" w:rsidP="00816FF6">
      <w:pPr>
        <w:pStyle w:val="CodeListing"/>
      </w:pPr>
      <w:r w:rsidRPr="008B6553">
        <w:t>&amp;T_MESSAGE.</w:t>
      </w:r>
    </w:p>
    <w:p w14:paraId="40C3A45A" w14:textId="77777777" w:rsidR="00D615A7" w:rsidRDefault="00561F4A" w:rsidP="00D615A7">
      <w:pPr>
        <w:pStyle w:val="ListBulletSub"/>
      </w:pPr>
      <w:r>
        <w:t>Make the process conditional so it runs on condition type PL/SQL Expression</w:t>
      </w:r>
      <w:r w:rsidR="00AC787F">
        <w:t>.</w:t>
      </w:r>
    </w:p>
    <w:p w14:paraId="2C84D7F4" w14:textId="77777777" w:rsidR="000219E8" w:rsidRPr="00F644A2" w:rsidRDefault="000219E8" w:rsidP="00816FF6">
      <w:pPr>
        <w:pStyle w:val="CodeListing"/>
        <w:rPr>
          <w:rStyle w:val="CodeCharacterInline"/>
          <w:sz w:val="20"/>
          <w:szCs w:val="20"/>
        </w:rPr>
      </w:pPr>
      <w:r w:rsidRPr="00F644A2">
        <w:rPr>
          <w:rStyle w:val="CodeCharacterInline"/>
          <w:sz w:val="20"/>
          <w:szCs w:val="20"/>
          <w:highlight w:val="white"/>
        </w:rPr>
        <w:t>:REQUEST IN ('MULTI_ROW_DELETE')</w:t>
      </w:r>
    </w:p>
    <w:p w14:paraId="7F5D7B83" w14:textId="77777777" w:rsidR="00D615A7" w:rsidRDefault="00561F4A" w:rsidP="00D615A7">
      <w:pPr>
        <w:pStyle w:val="ListBulletSub"/>
      </w:pPr>
      <w:r>
        <w:t>Confirm that and create a process</w:t>
      </w:r>
      <w:r w:rsidR="00AC787F">
        <w:t>.</w:t>
      </w:r>
    </w:p>
    <w:p w14:paraId="4058428E" w14:textId="77777777" w:rsidR="009F34CF" w:rsidRPr="009F34CF" w:rsidRDefault="009F34CF" w:rsidP="009F34CF">
      <w:pPr>
        <w:pStyle w:val="NoteTipCaution"/>
      </w:pPr>
      <w:r w:rsidRPr="009F34CF">
        <w:t xml:space="preserve">CAUTION: </w:t>
      </w:r>
      <w:r>
        <w:t xml:space="preserve">As </w:t>
      </w:r>
      <w:r w:rsidR="005C4B65">
        <w:t>we</w:t>
      </w:r>
      <w:r>
        <w:t xml:space="preserve"> can notice, we used some additional procedures to disable constraints for referential integrity. This is for testing purposes only</w:t>
      </w:r>
      <w:r w:rsidR="00910CC4">
        <w:t xml:space="preserve"> </w:t>
      </w:r>
      <w:r w:rsidR="00A6498C">
        <w:t>because</w:t>
      </w:r>
      <w:r w:rsidR="00910CC4">
        <w:t xml:space="preserve"> we are talking </w:t>
      </w:r>
      <w:r w:rsidR="00A6498C">
        <w:t xml:space="preserve">here about </w:t>
      </w:r>
      <w:r w:rsidR="00910CC4">
        <w:t>an isolated cas</w:t>
      </w:r>
      <w:r w:rsidR="00A6498C">
        <w:t>e</w:t>
      </w:r>
      <w:r>
        <w:t xml:space="preserve"> and </w:t>
      </w:r>
      <w:r w:rsidR="005C4B65">
        <w:t>we</w:t>
      </w:r>
      <w:r>
        <w:t xml:space="preserve"> shouldn’t do that in practice.</w:t>
      </w:r>
      <w:r w:rsidR="00910CC4">
        <w:t xml:space="preserve"> In </w:t>
      </w:r>
      <w:r w:rsidR="00A6498C">
        <w:t>the real life</w:t>
      </w:r>
      <w:r w:rsidR="00910CC4">
        <w:t xml:space="preserve">, </w:t>
      </w:r>
      <w:r w:rsidR="005C4B65">
        <w:t>we</w:t>
      </w:r>
      <w:r w:rsidR="00910CC4">
        <w:t xml:space="preserve"> would create a validation checking if such constraints exist.</w:t>
      </w:r>
      <w:r w:rsidRPr="009F34CF">
        <w:t xml:space="preserve"> </w:t>
      </w:r>
      <w:r w:rsidR="005C4B65">
        <w:t>We</w:t>
      </w:r>
      <w:r w:rsidR="0069715F">
        <w:t xml:space="preserve"> can use the restore procedure </w:t>
      </w:r>
      <w:proofErr w:type="spellStart"/>
      <w:r w:rsidR="00AC787F">
        <w:rPr>
          <w:rFonts w:ascii="Courier" w:eastAsiaTheme="minorHAnsi" w:hAnsi="Courier" w:cs="Courier"/>
          <w:sz w:val="20"/>
          <w:szCs w:val="20"/>
          <w:highlight w:val="white"/>
        </w:rPr>
        <w:t>restore_tables</w:t>
      </w:r>
      <w:proofErr w:type="spellEnd"/>
      <w:r w:rsidR="00AC787F">
        <w:rPr>
          <w:rFonts w:ascii="Courier" w:eastAsiaTheme="minorHAnsi" w:hAnsi="Courier" w:cs="Courier"/>
          <w:sz w:val="20"/>
          <w:szCs w:val="20"/>
        </w:rPr>
        <w:t xml:space="preserve"> </w:t>
      </w:r>
      <w:r w:rsidR="0069715F">
        <w:t xml:space="preserve">provide in the package in order to bring the objects and </w:t>
      </w:r>
      <w:r w:rsidR="005C4B65">
        <w:t xml:space="preserve">the </w:t>
      </w:r>
      <w:r w:rsidR="0069715F">
        <w:t>data in the original state.</w:t>
      </w:r>
    </w:p>
    <w:p w14:paraId="14FE2611" w14:textId="77777777" w:rsidR="009D4408" w:rsidRDefault="00423151" w:rsidP="00CF07E8">
      <w:r>
        <w:t>We</w:t>
      </w:r>
      <w:r w:rsidR="00561F4A">
        <w:t xml:space="preserve"> can</w:t>
      </w:r>
      <w:r w:rsidR="008A5F0B">
        <w:t xml:space="preserve"> now</w:t>
      </w:r>
      <w:r w:rsidR="00561F4A">
        <w:t xml:space="preserve"> test this process and try to delete couple of rows</w:t>
      </w:r>
      <w:r>
        <w:t xml:space="preserve"> to see what we get</w:t>
      </w:r>
      <w:r w:rsidR="00561F4A">
        <w:t>.</w:t>
      </w:r>
    </w:p>
    <w:p w14:paraId="750723E7" w14:textId="77777777" w:rsidR="005349B8" w:rsidRDefault="00C15093" w:rsidP="00CF07E8">
      <w:r>
        <w:rPr>
          <w:noProof/>
        </w:rPr>
        <w:lastRenderedPageBreak/>
        <mc:AlternateContent>
          <mc:Choice Requires="wps">
            <w:drawing>
              <wp:anchor distT="0" distB="0" distL="114300" distR="114300" simplePos="0" relativeHeight="251796480" behindDoc="0" locked="0" layoutInCell="1" allowOverlap="1" wp14:anchorId="0A1B24A7" wp14:editId="4E59D5DC">
                <wp:simplePos x="0" y="0"/>
                <wp:positionH relativeFrom="column">
                  <wp:posOffset>461645</wp:posOffset>
                </wp:positionH>
                <wp:positionV relativeFrom="paragraph">
                  <wp:posOffset>1521460</wp:posOffset>
                </wp:positionV>
                <wp:extent cx="4265295" cy="514350"/>
                <wp:effectExtent l="0" t="0" r="1905"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EF5704" w14:textId="77777777" w:rsidR="0062523E" w:rsidRPr="00EC0BA1" w:rsidRDefault="0062523E" w:rsidP="009F34CF">
                            <w:pPr>
                              <w:pStyle w:val="FigureCaption"/>
                            </w:pPr>
                            <w:r>
                              <w:t>Figure 3.17: Tabular Form – Deleting Records using Custom Prozess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36.35pt;margin-top:119.8pt;width:335.85pt;height: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" stroked="f">
                <v:textbox inset="0,0,0,0">
                  <w:txbxContent>
                    <w:p w:rsidR="00A97698" w:rsidRPr="00EC0BA1" w:rsidRDefault="00A97698" w:rsidP="009F34CF">
                      <w:pPr>
                        <w:pStyle w:val="FigureCaption"/>
                      </w:pPr>
                      <w:r>
                        <w:t>Figure 3.17: Tabular Form – Deleting Records using Custom Prozess</w:t>
                      </w:r>
                    </w:p>
                  </w:txbxContent>
                </v:textbox>
                <w10:wrap type="topAndBottom"/>
              </v:shape>
            </w:pict>
          </mc:Fallback>
        </mc:AlternateContent>
      </w:r>
      <w:r w:rsidR="009F34CF">
        <w:rPr>
          <w:noProof/>
        </w:rPr>
        <w:drawing>
          <wp:inline distT="0" distB="0" distL="0" distR="0" wp14:anchorId="676E45CA" wp14:editId="0C7853AB">
            <wp:extent cx="5184140" cy="126654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4140" cy="1266548"/>
                    </a:xfrm>
                    <a:prstGeom prst="rect">
                      <a:avLst/>
                    </a:prstGeom>
                  </pic:spPr>
                </pic:pic>
              </a:graphicData>
            </a:graphic>
          </wp:inline>
        </w:drawing>
      </w:r>
    </w:p>
    <w:p w14:paraId="2DF94AEE" w14:textId="77777777" w:rsidR="00C15093" w:rsidRDefault="00C15093" w:rsidP="00CF07E8"/>
    <w:p w14:paraId="4FBC6999" w14:textId="77777777" w:rsidR="005349B8" w:rsidRDefault="00E10978" w:rsidP="00CF07E8">
      <w:r>
        <w:rPr>
          <w:noProof/>
        </w:rPr>
        <w:drawing>
          <wp:inline distT="0" distB="0" distL="0" distR="0" wp14:anchorId="7F2E6F34" wp14:editId="336D24EA">
            <wp:extent cx="5184140" cy="1219149"/>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84140" cy="1219149"/>
                    </a:xfrm>
                    <a:prstGeom prst="rect">
                      <a:avLst/>
                    </a:prstGeom>
                  </pic:spPr>
                </pic:pic>
              </a:graphicData>
            </a:graphic>
          </wp:inline>
        </w:drawing>
      </w:r>
    </w:p>
    <w:p w14:paraId="0A2BE3F5" w14:textId="77777777" w:rsidR="003F6CDF" w:rsidRDefault="003F6CDF" w:rsidP="00CF07E8">
      <w:r>
        <w:rPr>
          <w:noProof/>
        </w:rPr>
        <mc:AlternateContent>
          <mc:Choice Requires="wps">
            <w:drawing>
              <wp:anchor distT="0" distB="0" distL="114300" distR="114300" simplePos="0" relativeHeight="251798528" behindDoc="0" locked="0" layoutInCell="1" allowOverlap="1" wp14:anchorId="7D2DE4C5" wp14:editId="64AE4982">
                <wp:simplePos x="0" y="0"/>
                <wp:positionH relativeFrom="column">
                  <wp:posOffset>463550</wp:posOffset>
                </wp:positionH>
                <wp:positionV relativeFrom="paragraph">
                  <wp:posOffset>137795</wp:posOffset>
                </wp:positionV>
                <wp:extent cx="4265295" cy="514350"/>
                <wp:effectExtent l="0" t="0" r="1905"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4B33" w14:textId="77777777" w:rsidR="0062523E" w:rsidRPr="00EC0BA1" w:rsidRDefault="0062523E" w:rsidP="00A6498C">
                            <w:pPr>
                              <w:pStyle w:val="FigureCaption"/>
                            </w:pPr>
                            <w:r>
                              <w:t>Figure 3.18: Tabular Form – Deleting Records -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36.5pt;margin-top:10.85pt;width:335.8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kwKfgIAAAg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" stroked="f">
                <v:textbox inset="0,0,0,0">
                  <w:txbxContent>
                    <w:p w:rsidR="00A97698" w:rsidRPr="00EC0BA1" w:rsidRDefault="00A97698" w:rsidP="00A6498C">
                      <w:pPr>
                        <w:pStyle w:val="FigureCaption"/>
                      </w:pPr>
                      <w:r>
                        <w:t>Figure 3.18: Tabular Form – Deleting Records - Results</w:t>
                      </w:r>
                    </w:p>
                  </w:txbxContent>
                </v:textbox>
                <w10:wrap type="topAndBottom"/>
              </v:shape>
            </w:pict>
          </mc:Fallback>
        </mc:AlternateContent>
      </w:r>
    </w:p>
    <w:p w14:paraId="50D4EB85" w14:textId="77777777" w:rsidR="009D4408" w:rsidRDefault="003F6CDF" w:rsidP="00CF07E8">
      <w:r>
        <w:t>Run the following block of code in SQL Workshop in order to restore the EMP table:</w:t>
      </w:r>
    </w:p>
    <w:p w14:paraId="135C2C07" w14:textId="77777777" w:rsidR="003F6CDF" w:rsidRPr="003F6CDF" w:rsidRDefault="003F6CDF" w:rsidP="003F6CDF">
      <w:pPr>
        <w:autoSpaceDE w:val="0"/>
        <w:autoSpaceDN w:val="0"/>
        <w:adjustRightInd w:val="0"/>
        <w:spacing w:after="0"/>
        <w:rPr>
          <w:rStyle w:val="CodeCharacterInline"/>
          <w:rFonts w:eastAsiaTheme="minorHAnsi"/>
          <w:sz w:val="20"/>
          <w:szCs w:val="20"/>
          <w:highlight w:val="white"/>
        </w:rPr>
      </w:pPr>
      <w:r w:rsidRPr="003F6CDF">
        <w:rPr>
          <w:rStyle w:val="CodeCharacterInline"/>
          <w:rFonts w:eastAsiaTheme="minorHAnsi"/>
          <w:sz w:val="20"/>
          <w:szCs w:val="20"/>
          <w:highlight w:val="white"/>
        </w:rPr>
        <w:t>BEGIN</w:t>
      </w:r>
    </w:p>
    <w:p w14:paraId="5211D2CC" w14:textId="77777777" w:rsidR="003F6CDF" w:rsidRPr="003F6CDF" w:rsidRDefault="003F6CDF" w:rsidP="003F6CDF">
      <w:pPr>
        <w:autoSpaceDE w:val="0"/>
        <w:autoSpaceDN w:val="0"/>
        <w:adjustRightInd w:val="0"/>
        <w:spacing w:after="0"/>
        <w:rPr>
          <w:rStyle w:val="CodeCharacterInline"/>
          <w:rFonts w:eastAsiaTheme="minorHAnsi"/>
          <w:sz w:val="20"/>
          <w:szCs w:val="20"/>
          <w:highlight w:val="white"/>
        </w:rPr>
      </w:pPr>
      <w:r w:rsidRPr="003F6CDF">
        <w:rPr>
          <w:rStyle w:val="CodeCharacterInline"/>
          <w:rFonts w:eastAsiaTheme="minorHAnsi"/>
          <w:sz w:val="20"/>
          <w:szCs w:val="20"/>
          <w:highlight w:val="white"/>
        </w:rPr>
        <w:t xml:space="preserve">   tab_form_emp_pkg.restore_tables;</w:t>
      </w:r>
    </w:p>
    <w:p w14:paraId="10D0B62D" w14:textId="77777777" w:rsidR="003F6CDF" w:rsidRPr="003F6CDF" w:rsidRDefault="003F6CDF" w:rsidP="003F6CDF">
      <w:pPr>
        <w:rPr>
          <w:rStyle w:val="CodeCharacterInline"/>
          <w:sz w:val="20"/>
          <w:szCs w:val="20"/>
        </w:rPr>
      </w:pPr>
      <w:r w:rsidRPr="003F6CDF">
        <w:rPr>
          <w:rStyle w:val="CodeCharacterInline"/>
          <w:rFonts w:eastAsiaTheme="minorHAnsi"/>
          <w:sz w:val="20"/>
          <w:szCs w:val="20"/>
          <w:highlight w:val="white"/>
        </w:rPr>
        <w:t>END;</w:t>
      </w:r>
    </w:p>
    <w:p w14:paraId="31E99C90" w14:textId="77777777" w:rsidR="001640F1" w:rsidRPr="00BB3CCA" w:rsidRDefault="001640F1" w:rsidP="001640F1">
      <w:pPr>
        <w:pStyle w:val="Heading2"/>
      </w:pPr>
      <w:r>
        <w:t>Data Integrity</w:t>
      </w:r>
    </w:p>
    <w:p w14:paraId="6A280D56" w14:textId="77777777" w:rsidR="001640F1" w:rsidRDefault="007B37EE" w:rsidP="001640F1">
      <w:pPr>
        <w:pStyle w:val="BodyTextFirst"/>
      </w:pPr>
      <w:r>
        <w:t xml:space="preserve">As we already mentioned, there is much more work to do if </w:t>
      </w:r>
      <w:r w:rsidR="005C4B65">
        <w:t>we</w:t>
      </w:r>
      <w:r>
        <w:t xml:space="preserve"> write </w:t>
      </w:r>
      <w:r w:rsidR="005C4B65">
        <w:t>our</w:t>
      </w:r>
      <w:r>
        <w:t xml:space="preserve"> own custom processes. Automatic processes</w:t>
      </w:r>
      <w:r w:rsidR="00FA37BE">
        <w:t xml:space="preserve"> created using </w:t>
      </w:r>
      <w:r w:rsidR="00AC787F">
        <w:t xml:space="preserve">Tabular Form </w:t>
      </w:r>
      <w:r w:rsidR="00FA37BE">
        <w:t>wizard</w:t>
      </w:r>
      <w:r w:rsidR="00AC787F">
        <w:t xml:space="preserve"> </w:t>
      </w:r>
      <w:r>
        <w:t xml:space="preserve">are taking care about data integrity and </w:t>
      </w:r>
      <w:r w:rsidR="005C4B65">
        <w:t>we</w:t>
      </w:r>
      <w:r>
        <w:t xml:space="preserve"> would need to do the same</w:t>
      </w:r>
      <w:r w:rsidR="00AC787F">
        <w:t xml:space="preserve"> kind of thing manually,</w:t>
      </w:r>
      <w:r>
        <w:t xml:space="preserve"> once </w:t>
      </w:r>
      <w:r w:rsidR="005C4B65">
        <w:t>we</w:t>
      </w:r>
      <w:r>
        <w:t xml:space="preserve"> start to write </w:t>
      </w:r>
      <w:r w:rsidR="005C4B65">
        <w:t>our</w:t>
      </w:r>
      <w:r>
        <w:t xml:space="preserve"> own code. Automatic processes may display awkward errors but they are secure. I</w:t>
      </w:r>
      <w:r w:rsidR="00AC787F">
        <w:t>t is not easy to code all of that code</w:t>
      </w:r>
      <w:r>
        <w:t xml:space="preserve"> </w:t>
      </w:r>
      <w:r w:rsidR="008A5F0B">
        <w:t>ourselves</w:t>
      </w:r>
      <w:r w:rsidR="00AC787F">
        <w:t xml:space="preserve"> since there are many things </w:t>
      </w:r>
      <w:r w:rsidR="005C4B65">
        <w:t>we</w:t>
      </w:r>
      <w:r w:rsidR="00AC787F">
        <w:t xml:space="preserve"> need to think off</w:t>
      </w:r>
      <w:r>
        <w:t>. Our goal is now to show how to do that</w:t>
      </w:r>
      <w:r w:rsidR="008A5F0B">
        <w:t xml:space="preserve"> and make you aware of the most important things you should keep in mind</w:t>
      </w:r>
      <w:r>
        <w:t>.</w:t>
      </w:r>
    </w:p>
    <w:p w14:paraId="1D9491F5" w14:textId="77777777" w:rsidR="0069715F" w:rsidRPr="00BB3CCA" w:rsidRDefault="0069715F" w:rsidP="0069715F">
      <w:pPr>
        <w:pStyle w:val="Heading3"/>
      </w:pPr>
      <w:r>
        <w:lastRenderedPageBreak/>
        <w:t>Checksum</w:t>
      </w:r>
    </w:p>
    <w:p w14:paraId="67B02530" w14:textId="77777777" w:rsidR="00504250" w:rsidRDefault="0069715F" w:rsidP="0069715F">
      <w:r>
        <w:t xml:space="preserve">APEX 4 </w:t>
      </w:r>
      <w:r w:rsidR="00FA37BE">
        <w:t xml:space="preserve">Tabular Form </w:t>
      </w:r>
      <w:proofErr w:type="gramStart"/>
      <w:r>
        <w:t>wizard</w:t>
      </w:r>
      <w:proofErr w:type="gramEnd"/>
      <w:r>
        <w:t xml:space="preserve"> will create a hidden checksum item for every Tabular Form </w:t>
      </w:r>
      <w:r w:rsidR="005C4B65">
        <w:t>we</w:t>
      </w:r>
      <w:r>
        <w:t xml:space="preserve"> create. This checksum will be used for later automatic MRU and MRD processes. Using firebug extension of Firefox, </w:t>
      </w:r>
      <w:r w:rsidR="005C4B65">
        <w:t>we</w:t>
      </w:r>
      <w:r>
        <w:t xml:space="preserve"> can see that hidden item if </w:t>
      </w:r>
      <w:r w:rsidR="005C4B65">
        <w:t>we</w:t>
      </w:r>
      <w:r>
        <w:t xml:space="preserve"> investigate the generated HMTL:</w:t>
      </w:r>
    </w:p>
    <w:p w14:paraId="6B8FA3B0" w14:textId="77777777" w:rsidR="0069715F" w:rsidRDefault="0069715F" w:rsidP="0069715F"/>
    <w:p w14:paraId="00877D72" w14:textId="77777777" w:rsidR="009D4408" w:rsidRDefault="00C81627" w:rsidP="00CF07E8">
      <w:r>
        <w:rPr>
          <w:noProof/>
        </w:rPr>
        <mc:AlternateContent>
          <mc:Choice Requires="wps">
            <w:drawing>
              <wp:anchor distT="0" distB="0" distL="114300" distR="114300" simplePos="0" relativeHeight="251800576" behindDoc="0" locked="0" layoutInCell="1" allowOverlap="1" wp14:anchorId="0D46E875" wp14:editId="74507704">
                <wp:simplePos x="0" y="0"/>
                <wp:positionH relativeFrom="column">
                  <wp:posOffset>825500</wp:posOffset>
                </wp:positionH>
                <wp:positionV relativeFrom="paragraph">
                  <wp:posOffset>1241425</wp:posOffset>
                </wp:positionV>
                <wp:extent cx="4265295" cy="514350"/>
                <wp:effectExtent l="0" t="0" r="1905"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E5F0D" w14:textId="77777777" w:rsidR="0062523E" w:rsidRPr="00EC0BA1" w:rsidRDefault="0062523E" w:rsidP="005064A9">
                            <w:pPr>
                              <w:pStyle w:val="FigureCaption"/>
                            </w:pPr>
                            <w:r>
                              <w:t>Figure 3.19: Tabular Form – Checksum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margin-left:65pt;margin-top:97.75pt;width:335.85pt;height:4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K8ZfgIAAAg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" stroked="f">
                <v:textbox inset="0,0,0,0">
                  <w:txbxContent>
                    <w:p w:rsidR="00A97698" w:rsidRPr="00EC0BA1" w:rsidRDefault="00A97698" w:rsidP="005064A9">
                      <w:pPr>
                        <w:pStyle w:val="FigureCaption"/>
                      </w:pPr>
                      <w:r>
                        <w:t>Figure 3.19: Tabular Form – Checksum</w:t>
                      </w:r>
                    </w:p>
                  </w:txbxContent>
                </v:textbox>
                <w10:wrap type="topAndBottom"/>
              </v:shape>
            </w:pict>
          </mc:Fallback>
        </mc:AlternateContent>
      </w:r>
      <w:r w:rsidR="0069715F">
        <w:rPr>
          <w:noProof/>
        </w:rPr>
        <w:drawing>
          <wp:inline distT="0" distB="0" distL="0" distR="0" wp14:anchorId="4DF2BC3A" wp14:editId="742BECEF">
            <wp:extent cx="5184140" cy="926487"/>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84140" cy="926487"/>
                    </a:xfrm>
                    <a:prstGeom prst="rect">
                      <a:avLst/>
                    </a:prstGeom>
                  </pic:spPr>
                </pic:pic>
              </a:graphicData>
            </a:graphic>
          </wp:inline>
        </w:drawing>
      </w:r>
    </w:p>
    <w:p w14:paraId="68E41E1B" w14:textId="77777777" w:rsidR="001C74BF" w:rsidRDefault="001C74BF" w:rsidP="00CF07E8"/>
    <w:p w14:paraId="1263EBA5" w14:textId="77777777" w:rsidR="005064A9" w:rsidRDefault="005064A9" w:rsidP="00CF07E8">
      <w:r>
        <w:t>If we speak about checksum and data integrity, we need to keep in mind several issues:</w:t>
      </w:r>
    </w:p>
    <w:p w14:paraId="1E53E539" w14:textId="77777777" w:rsidR="005064A9" w:rsidRDefault="00F474C0" w:rsidP="005064A9">
      <w:pPr>
        <w:pStyle w:val="ListBulletSub"/>
      </w:pPr>
      <w:r>
        <w:t xml:space="preserve">If we want to run our custom code, we will need to do a check and find out if the data in a row has changed </w:t>
      </w:r>
      <w:r w:rsidR="00C337F2">
        <w:t>– it doesn’t make sense to do an update on a row which hasn’t changed.</w:t>
      </w:r>
    </w:p>
    <w:p w14:paraId="138D6BBD" w14:textId="77777777" w:rsidR="005064A9" w:rsidRDefault="00F474C0" w:rsidP="005064A9">
      <w:pPr>
        <w:pStyle w:val="ListBulletSub"/>
      </w:pPr>
      <w:r>
        <w:t xml:space="preserve">If the data has changed, we will need to compare the checksum of the original data we loaded </w:t>
      </w:r>
      <w:r w:rsidR="00C81627">
        <w:t xml:space="preserve">while rendering the page </w:t>
      </w:r>
      <w:r>
        <w:t>and the checksum of the current data in the table for each row</w:t>
      </w:r>
      <w:r w:rsidR="00C337F2">
        <w:t>.</w:t>
      </w:r>
    </w:p>
    <w:p w14:paraId="336AF5B2" w14:textId="77777777" w:rsidR="005064A9" w:rsidRDefault="00F474C0" w:rsidP="005064A9">
      <w:pPr>
        <w:pStyle w:val="ListBulletSub"/>
      </w:pPr>
      <w:r>
        <w:t xml:space="preserve">If </w:t>
      </w:r>
      <w:r w:rsidR="00C337F2">
        <w:t>a</w:t>
      </w:r>
      <w:r>
        <w:t xml:space="preserve"> row has changed</w:t>
      </w:r>
      <w:r w:rsidR="00B51927">
        <w:t xml:space="preserve"> (old checksum in the </w:t>
      </w:r>
      <w:proofErr w:type="spellStart"/>
      <w:r w:rsidR="00B51927">
        <w:t>g_fcs</w:t>
      </w:r>
      <w:proofErr w:type="spellEnd"/>
      <w:r w:rsidR="00B51927">
        <w:t xml:space="preserve"> array &lt;&gt; new checksum of the tabular form rows we calculate)</w:t>
      </w:r>
      <w:r>
        <w:t>, we will do an update</w:t>
      </w:r>
      <w:r w:rsidR="00C337F2">
        <w:t>.</w:t>
      </w:r>
    </w:p>
    <w:p w14:paraId="296084CF" w14:textId="77777777" w:rsidR="005064A9" w:rsidRDefault="00F474C0" w:rsidP="005064A9">
      <w:pPr>
        <w:pStyle w:val="ListBulletSub"/>
      </w:pPr>
      <w:r>
        <w:t>However, we should be able to update only then if the original data in the table hasn’t been changed since the last fetch</w:t>
      </w:r>
      <w:r w:rsidR="00B51927">
        <w:t xml:space="preserve"> (old checksum in the </w:t>
      </w:r>
      <w:proofErr w:type="spellStart"/>
      <w:r w:rsidR="00B51927">
        <w:t>g_fcs</w:t>
      </w:r>
      <w:proofErr w:type="spellEnd"/>
      <w:r w:rsidR="00B51927">
        <w:t xml:space="preserve"> array &lt;&gt; new checksum of the row in the table we need to calculate)</w:t>
      </w:r>
      <w:r w:rsidR="00C337F2">
        <w:t>.</w:t>
      </w:r>
      <w:r w:rsidR="0096339B">
        <w:t xml:space="preserve"> Otherwise there should be an error displayed and we should stop the processing.</w:t>
      </w:r>
    </w:p>
    <w:p w14:paraId="76D3B630" w14:textId="77777777" w:rsidR="00FA37BE" w:rsidRDefault="00FA37BE" w:rsidP="00FA37BE">
      <w:pPr>
        <w:pStyle w:val="ListBulletSub"/>
        <w:numPr>
          <w:ilvl w:val="0"/>
          <w:numId w:val="0"/>
        </w:numPr>
        <w:ind w:left="720"/>
      </w:pPr>
    </w:p>
    <w:p w14:paraId="33014A19" w14:textId="77777777" w:rsidR="00FA37BE" w:rsidRPr="00BB3CCA" w:rsidRDefault="00FA37BE" w:rsidP="00FA37BE">
      <w:pPr>
        <w:pStyle w:val="Heading3"/>
      </w:pPr>
      <w:r>
        <w:lastRenderedPageBreak/>
        <w:t>Validations</w:t>
      </w:r>
    </w:p>
    <w:p w14:paraId="538461E5" w14:textId="77777777" w:rsidR="00C81627" w:rsidRDefault="00C81627" w:rsidP="00CF07E8">
      <w:r>
        <w:t>Following these rules, we can start extending our package by adding couple of functions:</w:t>
      </w:r>
    </w:p>
    <w:p w14:paraId="18AC6C9B" w14:textId="77777777" w:rsidR="00C81627" w:rsidRDefault="0015261F" w:rsidP="00C81627">
      <w:pPr>
        <w:pStyle w:val="ListBulletSub"/>
      </w:pPr>
      <w:r>
        <w:t>The first function will compare the original checksum with the new generated checksum for each row in the Tabular Form. It will return a BOOLEAN.</w:t>
      </w:r>
    </w:p>
    <w:p w14:paraId="29CF24B1" w14:textId="77777777" w:rsidR="00C81627" w:rsidRDefault="0015261F" w:rsidP="00C81627">
      <w:pPr>
        <w:pStyle w:val="ListBulletSub"/>
      </w:pPr>
      <w:r>
        <w:t>The second function will compare the original checksum with the checksum</w:t>
      </w:r>
      <w:r w:rsidR="00F80480">
        <w:t xml:space="preserve"> of the data in the table for each row where the first function returns FALSE.</w:t>
      </w:r>
      <w:r w:rsidR="00307E65">
        <w:t xml:space="preserve"> It will return a BOOLEAN as well.</w:t>
      </w:r>
    </w:p>
    <w:p w14:paraId="0ABF5E7D" w14:textId="77777777" w:rsidR="00F80480" w:rsidRDefault="00F80480" w:rsidP="00C81627">
      <w:pPr>
        <w:pStyle w:val="ListBulletSub"/>
      </w:pPr>
      <w:r>
        <w:t>Finally, the third function will be a validation function returning an error message in the case some of the rows we are trying to update have been changed by other users</w:t>
      </w:r>
      <w:r w:rsidR="008A5F0B">
        <w:t xml:space="preserve"> – the second function returns FALSE</w:t>
      </w:r>
      <w:r>
        <w:t>.</w:t>
      </w:r>
    </w:p>
    <w:p w14:paraId="6A98A01F" w14:textId="77777777" w:rsidR="00C81627" w:rsidRDefault="00F80480" w:rsidP="00CF07E8">
      <w:r>
        <w:t xml:space="preserve">Let’s extend the package </w:t>
      </w:r>
    </w:p>
    <w:p w14:paraId="7C43C6BC" w14:textId="77777777" w:rsidR="00F80480" w:rsidRPr="008A5F0B" w:rsidRDefault="00F80480" w:rsidP="00816FF6">
      <w:pPr>
        <w:pStyle w:val="CodeListing"/>
      </w:pPr>
      <w:r w:rsidRPr="008A5F0B">
        <w:rPr>
          <w:highlight w:val="white"/>
        </w:rPr>
        <w:t>tab_form_emp_pkg</w:t>
      </w:r>
    </w:p>
    <w:p w14:paraId="4F2C15B4" w14:textId="77777777" w:rsidR="005064A9" w:rsidRDefault="00F80480" w:rsidP="00CF07E8">
      <w:proofErr w:type="gramStart"/>
      <w:r>
        <w:t>by</w:t>
      </w:r>
      <w:proofErr w:type="gramEnd"/>
      <w:r>
        <w:t xml:space="preserve"> adding </w:t>
      </w:r>
      <w:r w:rsidR="00EC3205">
        <w:t>the firs</w:t>
      </w:r>
      <w:r w:rsidR="00F644A2">
        <w:t>t</w:t>
      </w:r>
      <w:r>
        <w:t xml:space="preserve"> function</w:t>
      </w:r>
      <w:r w:rsidR="00EC3205">
        <w:t xml:space="preserve"> we described:</w:t>
      </w:r>
    </w:p>
    <w:p w14:paraId="69497A85" w14:textId="77777777" w:rsidR="00725640" w:rsidRDefault="00574D15" w:rsidP="00816FF6">
      <w:pPr>
        <w:pStyle w:val="CodeListing"/>
        <w:rPr>
          <w:highlight w:val="white"/>
        </w:rPr>
      </w:pPr>
      <w:r>
        <w:rPr>
          <w:highlight w:val="white"/>
        </w:rPr>
        <w:t xml:space="preserve">   </w:t>
      </w:r>
    </w:p>
    <w:p w14:paraId="42EE423E" w14:textId="77777777" w:rsidR="00725640" w:rsidRDefault="00725640" w:rsidP="00816FF6">
      <w:pPr>
        <w:pStyle w:val="CodeListing"/>
        <w:rPr>
          <w:highlight w:val="white"/>
        </w:rPr>
      </w:pPr>
    </w:p>
    <w:p w14:paraId="49701D03" w14:textId="77777777" w:rsidR="00725640" w:rsidRPr="00816FF6" w:rsidRDefault="00725640" w:rsidP="00816FF6">
      <w:pPr>
        <w:pStyle w:val="CodeListing"/>
      </w:pPr>
      <w:r w:rsidRPr="00816FF6">
        <w:t>FUNCTION compare_checksum_change (p_array IN NUMBER)</w:t>
      </w:r>
    </w:p>
    <w:p w14:paraId="6D15E9C8" w14:textId="77777777" w:rsidR="00725640" w:rsidRPr="00816FF6" w:rsidRDefault="00725640" w:rsidP="00816FF6">
      <w:pPr>
        <w:pStyle w:val="CodeListing"/>
      </w:pPr>
      <w:r w:rsidRPr="00816FF6">
        <w:t xml:space="preserve"> RETURN BOOLEAN;</w:t>
      </w:r>
    </w:p>
    <w:p w14:paraId="7CB69ADC" w14:textId="77777777" w:rsidR="00725640" w:rsidRPr="00816FF6" w:rsidRDefault="00725640" w:rsidP="00816FF6">
      <w:pPr>
        <w:pStyle w:val="CodeListing"/>
      </w:pPr>
    </w:p>
    <w:p w14:paraId="045FD7D8" w14:textId="77777777" w:rsidR="00725640" w:rsidRPr="00816FF6" w:rsidRDefault="00725640" w:rsidP="00816FF6">
      <w:pPr>
        <w:pStyle w:val="CodeListing"/>
      </w:pPr>
      <w:r w:rsidRPr="00816FF6">
        <w:t>FUNCTION compare_checksum_change (p_array IN NUMBER)</w:t>
      </w:r>
    </w:p>
    <w:p w14:paraId="6BE83EED" w14:textId="77777777" w:rsidR="00725640" w:rsidRPr="00816FF6" w:rsidRDefault="00725640" w:rsidP="00816FF6">
      <w:pPr>
        <w:pStyle w:val="CodeListing"/>
      </w:pPr>
      <w:r w:rsidRPr="00816FF6">
        <w:t xml:space="preserve">      RETURN BOOLEAN</w:t>
      </w:r>
    </w:p>
    <w:p w14:paraId="47C2F28C" w14:textId="77777777" w:rsidR="00725640" w:rsidRPr="00816FF6" w:rsidRDefault="00725640" w:rsidP="00816FF6">
      <w:pPr>
        <w:pStyle w:val="CodeListing"/>
      </w:pPr>
      <w:r w:rsidRPr="00816FF6">
        <w:t xml:space="preserve">   IS</w:t>
      </w:r>
    </w:p>
    <w:p w14:paraId="1CDFC6CB" w14:textId="77777777" w:rsidR="00725640" w:rsidRPr="00816FF6" w:rsidRDefault="00725640" w:rsidP="00816FF6">
      <w:pPr>
        <w:pStyle w:val="CodeListing"/>
      </w:pPr>
      <w:r w:rsidRPr="00816FF6">
        <w:t xml:space="preserve">   BEGIN</w:t>
      </w:r>
    </w:p>
    <w:p w14:paraId="4FDA1CBB" w14:textId="77777777" w:rsidR="00725640" w:rsidRPr="00816FF6" w:rsidRDefault="00725640" w:rsidP="00816FF6">
      <w:pPr>
        <w:pStyle w:val="CodeListing"/>
      </w:pPr>
      <w:r w:rsidRPr="00816FF6">
        <w:t xml:space="preserve">      IF apex_application.g_f02 (p_array) IS NOT NULL</w:t>
      </w:r>
    </w:p>
    <w:p w14:paraId="7D8D1A9B" w14:textId="77777777" w:rsidR="00725640" w:rsidRPr="00816FF6" w:rsidRDefault="00725640" w:rsidP="00816FF6">
      <w:pPr>
        <w:pStyle w:val="CodeListing"/>
      </w:pPr>
      <w:r w:rsidRPr="00816FF6">
        <w:t xml:space="preserve">      THEN</w:t>
      </w:r>
    </w:p>
    <w:p w14:paraId="2942A2FF" w14:textId="77777777" w:rsidR="00725640" w:rsidRPr="00816FF6" w:rsidRDefault="00725640" w:rsidP="00816FF6">
      <w:pPr>
        <w:pStyle w:val="CodeListing"/>
      </w:pPr>
      <w:r w:rsidRPr="00816FF6">
        <w:t xml:space="preserve">         IF apex_application.g_fcs (p_array) &lt;&gt;</w:t>
      </w:r>
    </w:p>
    <w:p w14:paraId="7C73DFAF" w14:textId="77777777" w:rsidR="00725640" w:rsidRPr="00816FF6" w:rsidRDefault="00725640" w:rsidP="00816FF6">
      <w:pPr>
        <w:pStyle w:val="CodeListing"/>
      </w:pPr>
      <w:r w:rsidRPr="00816FF6">
        <w:t xml:space="preserve">          wwv_flow_item.md5 (apex_application.g_f02 (p_array),</w:t>
      </w:r>
    </w:p>
    <w:p w14:paraId="04592E9E" w14:textId="77777777" w:rsidR="00725640" w:rsidRPr="00816FF6" w:rsidRDefault="00725640" w:rsidP="00816FF6">
      <w:pPr>
        <w:pStyle w:val="CodeListing"/>
      </w:pPr>
      <w:r w:rsidRPr="00816FF6">
        <w:t xml:space="preserve">                             apex_application.g_f03 (p_array),</w:t>
      </w:r>
    </w:p>
    <w:p w14:paraId="6C5E288E" w14:textId="77777777" w:rsidR="00725640" w:rsidRPr="00816FF6" w:rsidRDefault="00725640" w:rsidP="00816FF6">
      <w:pPr>
        <w:pStyle w:val="CodeListing"/>
      </w:pPr>
      <w:r w:rsidRPr="00816FF6">
        <w:t xml:space="preserve">                             apex_application.g_f04 (p_array),</w:t>
      </w:r>
    </w:p>
    <w:p w14:paraId="7346C286" w14:textId="77777777" w:rsidR="00725640" w:rsidRPr="00816FF6" w:rsidRDefault="00725640" w:rsidP="00816FF6">
      <w:pPr>
        <w:pStyle w:val="CodeListing"/>
      </w:pPr>
      <w:r w:rsidRPr="00816FF6">
        <w:t xml:space="preserve">                             apex_application.g_f05 (p_array),</w:t>
      </w:r>
    </w:p>
    <w:p w14:paraId="7CA18118" w14:textId="77777777" w:rsidR="00725640" w:rsidRPr="00816FF6" w:rsidRDefault="00725640" w:rsidP="00816FF6">
      <w:pPr>
        <w:pStyle w:val="CodeListing"/>
      </w:pPr>
      <w:r w:rsidRPr="00816FF6">
        <w:t xml:space="preserve">                             apex_application.g_f06 (p_array),</w:t>
      </w:r>
    </w:p>
    <w:p w14:paraId="5AE25DA5" w14:textId="77777777" w:rsidR="00725640" w:rsidRPr="00816FF6" w:rsidRDefault="00725640" w:rsidP="00816FF6">
      <w:pPr>
        <w:pStyle w:val="CodeListing"/>
      </w:pPr>
      <w:r w:rsidRPr="00816FF6">
        <w:t xml:space="preserve">                             apex_application.g_f07 (p_array),</w:t>
      </w:r>
    </w:p>
    <w:p w14:paraId="392F5A62" w14:textId="77777777" w:rsidR="00725640" w:rsidRPr="00816FF6" w:rsidRDefault="00725640" w:rsidP="00816FF6">
      <w:pPr>
        <w:pStyle w:val="CodeListing"/>
      </w:pPr>
      <w:r w:rsidRPr="00816FF6">
        <w:t xml:space="preserve">                             apex_application.g_f08 (p_array),</w:t>
      </w:r>
    </w:p>
    <w:p w14:paraId="68AB3A77" w14:textId="77777777" w:rsidR="00725640" w:rsidRPr="00816FF6" w:rsidRDefault="00725640" w:rsidP="00816FF6">
      <w:pPr>
        <w:pStyle w:val="CodeListing"/>
      </w:pPr>
      <w:r w:rsidRPr="00816FF6">
        <w:t xml:space="preserve">                             apex_application.g_f09 (p_array),</w:t>
      </w:r>
    </w:p>
    <w:p w14:paraId="0BEED168" w14:textId="77777777" w:rsidR="00725640" w:rsidRPr="00816FF6" w:rsidRDefault="00725640" w:rsidP="00816FF6">
      <w:pPr>
        <w:pStyle w:val="CodeListing"/>
      </w:pPr>
      <w:r w:rsidRPr="00816FF6">
        <w:t xml:space="preserve">                             apex_application.g_f11 (p_array)</w:t>
      </w:r>
    </w:p>
    <w:p w14:paraId="63E44504" w14:textId="77777777" w:rsidR="00725640" w:rsidRPr="00816FF6" w:rsidRDefault="00725640" w:rsidP="00816FF6">
      <w:pPr>
        <w:pStyle w:val="CodeListing"/>
      </w:pPr>
      <w:r w:rsidRPr="00816FF6">
        <w:t xml:space="preserve">                             )</w:t>
      </w:r>
    </w:p>
    <w:p w14:paraId="47389A2C" w14:textId="77777777" w:rsidR="00725640" w:rsidRPr="00816FF6" w:rsidRDefault="00725640" w:rsidP="00816FF6">
      <w:pPr>
        <w:pStyle w:val="CodeListing"/>
      </w:pPr>
      <w:r w:rsidRPr="00816FF6">
        <w:t xml:space="preserve">         THEN</w:t>
      </w:r>
    </w:p>
    <w:p w14:paraId="617F5D27" w14:textId="77777777" w:rsidR="00725640" w:rsidRPr="00816FF6" w:rsidRDefault="00725640" w:rsidP="00816FF6">
      <w:pPr>
        <w:pStyle w:val="CodeListing"/>
      </w:pPr>
      <w:r w:rsidRPr="00816FF6">
        <w:t xml:space="preserve">            RETURN FALSE;</w:t>
      </w:r>
    </w:p>
    <w:p w14:paraId="6E2592D5" w14:textId="77777777" w:rsidR="00725640" w:rsidRPr="00816FF6" w:rsidRDefault="00725640" w:rsidP="00816FF6">
      <w:pPr>
        <w:pStyle w:val="CodeListing"/>
      </w:pPr>
      <w:r w:rsidRPr="00816FF6">
        <w:t xml:space="preserve">         ELSE</w:t>
      </w:r>
    </w:p>
    <w:p w14:paraId="327EE446" w14:textId="77777777" w:rsidR="00725640" w:rsidRPr="00816FF6" w:rsidRDefault="00725640" w:rsidP="00816FF6">
      <w:pPr>
        <w:pStyle w:val="CodeListing"/>
      </w:pPr>
      <w:r w:rsidRPr="00816FF6">
        <w:t xml:space="preserve">            RETURN TRUE;</w:t>
      </w:r>
    </w:p>
    <w:p w14:paraId="490824AD" w14:textId="77777777" w:rsidR="00725640" w:rsidRPr="00816FF6" w:rsidRDefault="00725640" w:rsidP="00816FF6">
      <w:pPr>
        <w:pStyle w:val="CodeListing"/>
      </w:pPr>
      <w:r w:rsidRPr="00816FF6">
        <w:t xml:space="preserve">         END IF;</w:t>
      </w:r>
    </w:p>
    <w:p w14:paraId="5873D31E" w14:textId="77777777" w:rsidR="00725640" w:rsidRPr="00816FF6" w:rsidRDefault="00725640" w:rsidP="00816FF6">
      <w:pPr>
        <w:pStyle w:val="CodeListing"/>
      </w:pPr>
      <w:r w:rsidRPr="00816FF6">
        <w:t xml:space="preserve">      ELSE</w:t>
      </w:r>
    </w:p>
    <w:p w14:paraId="6E7710AB" w14:textId="77777777" w:rsidR="00725640" w:rsidRPr="00816FF6" w:rsidRDefault="00725640" w:rsidP="00816FF6">
      <w:pPr>
        <w:pStyle w:val="CodeListing"/>
      </w:pPr>
      <w:r w:rsidRPr="00816FF6">
        <w:lastRenderedPageBreak/>
        <w:t xml:space="preserve">         RETURN TRUE;</w:t>
      </w:r>
    </w:p>
    <w:p w14:paraId="68C76A1A" w14:textId="77777777" w:rsidR="00725640" w:rsidRPr="00816FF6" w:rsidRDefault="00725640" w:rsidP="00816FF6">
      <w:pPr>
        <w:pStyle w:val="CodeListing"/>
      </w:pPr>
      <w:r w:rsidRPr="00816FF6">
        <w:t xml:space="preserve">      END IF;</w:t>
      </w:r>
    </w:p>
    <w:p w14:paraId="453E5C8F" w14:textId="77777777" w:rsidR="00725640" w:rsidRPr="00816FF6" w:rsidRDefault="00725640" w:rsidP="00816FF6">
      <w:pPr>
        <w:pStyle w:val="CodeListing"/>
        <w:rPr>
          <w:highlight w:val="white"/>
        </w:rPr>
      </w:pPr>
      <w:r w:rsidRPr="00816FF6">
        <w:t>END compare_checksum_change;</w:t>
      </w:r>
    </w:p>
    <w:p w14:paraId="0471B01F" w14:textId="77777777" w:rsidR="00A80D32" w:rsidRPr="00D87DE7" w:rsidRDefault="00A80D32" w:rsidP="00816FF6">
      <w:pPr>
        <w:pStyle w:val="CodeListing"/>
      </w:pPr>
    </w:p>
    <w:p w14:paraId="187E4465" w14:textId="77777777" w:rsidR="00725640" w:rsidRPr="00725640" w:rsidRDefault="0003375F" w:rsidP="00816FF6">
      <w:pPr>
        <w:pStyle w:val="CodeListing"/>
        <w:rPr>
          <w:highlight w:val="white"/>
        </w:rPr>
      </w:pPr>
      <w:r w:rsidRPr="00D87DE7">
        <mc:AlternateContent>
          <mc:Choice Requires="wps">
            <w:drawing>
              <wp:anchor distT="0" distB="0" distL="114300" distR="114300" simplePos="0" relativeHeight="251802624" behindDoc="0" locked="0" layoutInCell="1" allowOverlap="1" wp14:anchorId="542D944B" wp14:editId="739EEAAB">
                <wp:simplePos x="0" y="0"/>
                <wp:positionH relativeFrom="column">
                  <wp:posOffset>755015</wp:posOffset>
                </wp:positionH>
                <wp:positionV relativeFrom="paragraph">
                  <wp:posOffset>88900</wp:posOffset>
                </wp:positionV>
                <wp:extent cx="4265295" cy="514350"/>
                <wp:effectExtent l="0" t="0" r="1905"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46E821" w14:textId="77777777" w:rsidR="0062523E" w:rsidRPr="00B161E2" w:rsidRDefault="0062523E" w:rsidP="00574D15">
                            <w:pPr>
                              <w:pStyle w:val="FigureCaption"/>
                              <w:rPr>
                                <w:sz w:val="23"/>
                              </w:rPr>
                            </w:pPr>
                            <w:r>
                              <w:t>Snippet 3.4 : Checksum – Function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59.45pt;margin-top:7pt;width:335.85pt;height:4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" stroked="f">
                <v:textbox inset="0,0,0,0">
                  <w:txbxContent>
                    <w:p w:rsidR="00A97698" w:rsidRPr="00B161E2" w:rsidRDefault="00A97698" w:rsidP="00574D15">
                      <w:pPr>
                        <w:pStyle w:val="FigureCaption"/>
                        <w:rPr>
                          <w:sz w:val="23"/>
                        </w:rPr>
                      </w:pPr>
                      <w:r>
                        <w:t>Snippet 3.4 : Checksum – Function I</w:t>
                      </w:r>
                    </w:p>
                  </w:txbxContent>
                </v:textbox>
                <w10:wrap type="topAndBottom"/>
              </v:shape>
            </w:pict>
          </mc:Fallback>
        </mc:AlternateContent>
      </w:r>
    </w:p>
    <w:p w14:paraId="3F1293D5" w14:textId="77777777" w:rsidR="00574D15" w:rsidRPr="009F34CF" w:rsidRDefault="00725640" w:rsidP="00725640">
      <w:pPr>
        <w:pStyle w:val="NoteTipCaution"/>
      </w:pPr>
      <w:r>
        <w:t>CAUTION</w:t>
      </w:r>
      <w:r w:rsidR="00574D15" w:rsidRPr="009F34CF">
        <w:t xml:space="preserve">: </w:t>
      </w:r>
      <w:r w:rsidR="00574D15">
        <w:t xml:space="preserve">We mentioned before that the items of type simple checkbox or popup key LOV will reserve two arrays for one item. This is the reason for the gap between the </w:t>
      </w:r>
      <w:r w:rsidR="00574D15" w:rsidRPr="00574D15">
        <w:rPr>
          <w:rFonts w:ascii="Courier New" w:eastAsiaTheme="minorHAnsi" w:hAnsi="Courier New" w:cs="Courier New"/>
          <w:sz w:val="18"/>
          <w:szCs w:val="18"/>
        </w:rPr>
        <w:t>g_f09</w:t>
      </w:r>
      <w:r w:rsidR="00574D15" w:rsidRPr="00574D15">
        <w:rPr>
          <w:rFonts w:eastAsiaTheme="minorHAnsi"/>
        </w:rPr>
        <w:t xml:space="preserve"> </w:t>
      </w:r>
      <w:r w:rsidR="00574D15">
        <w:t xml:space="preserve">and </w:t>
      </w:r>
      <w:r w:rsidR="00574D15" w:rsidRPr="00574D15">
        <w:rPr>
          <w:rFonts w:ascii="Courier New" w:hAnsi="Courier New" w:cs="Courier New"/>
          <w:sz w:val="18"/>
          <w:szCs w:val="18"/>
        </w:rPr>
        <w:t>g_f11</w:t>
      </w:r>
      <w:r w:rsidR="00574D15">
        <w:t xml:space="preserve"> arrays.</w:t>
      </w:r>
    </w:p>
    <w:p w14:paraId="46BE349C" w14:textId="77777777" w:rsidR="005064A9" w:rsidRDefault="00EC3205" w:rsidP="00CF07E8">
      <w:r>
        <w:t xml:space="preserve">After that we will </w:t>
      </w:r>
      <w:r w:rsidR="00725640">
        <w:t>add the second function:</w:t>
      </w:r>
    </w:p>
    <w:p w14:paraId="09F52389" w14:textId="77777777" w:rsidR="00725640" w:rsidRDefault="00725640" w:rsidP="00CF07E8"/>
    <w:p w14:paraId="1C60F099" w14:textId="77777777" w:rsidR="00725640" w:rsidRPr="00725640" w:rsidRDefault="00725640" w:rsidP="00816FF6">
      <w:pPr>
        <w:pStyle w:val="CodeListing"/>
        <w:rPr>
          <w:rStyle w:val="CodeCharacterInline"/>
          <w:sz w:val="20"/>
          <w:szCs w:val="20"/>
          <w:highlight w:val="white"/>
        </w:rPr>
      </w:pPr>
      <w:r w:rsidRPr="00725640">
        <w:rPr>
          <w:rStyle w:val="CodeCharacterInline"/>
          <w:sz w:val="20"/>
          <w:szCs w:val="20"/>
          <w:highlight w:val="white"/>
        </w:rPr>
        <w:t>FUNCTION compare_checksum_table (p_array IN NUMBER)</w:t>
      </w:r>
    </w:p>
    <w:p w14:paraId="4DFAEF67" w14:textId="77777777" w:rsidR="005064A9" w:rsidRDefault="00725640" w:rsidP="00816FF6">
      <w:pPr>
        <w:pStyle w:val="CodeListing"/>
        <w:rPr>
          <w:rStyle w:val="CodeCharacterInline"/>
          <w:sz w:val="20"/>
          <w:szCs w:val="20"/>
        </w:rPr>
      </w:pPr>
      <w:r w:rsidRPr="00725640">
        <w:rPr>
          <w:rStyle w:val="CodeCharacterInline"/>
          <w:sz w:val="20"/>
          <w:szCs w:val="20"/>
          <w:highlight w:val="white"/>
        </w:rPr>
        <w:t xml:space="preserve">  RETURN BOOLEAN;</w:t>
      </w:r>
    </w:p>
    <w:p w14:paraId="2EBF29BF" w14:textId="77777777" w:rsidR="00F644A2" w:rsidRDefault="00F644A2" w:rsidP="00816FF6">
      <w:pPr>
        <w:pStyle w:val="CodeListing"/>
        <w:rPr>
          <w:rStyle w:val="CodeCharacterInline"/>
          <w:sz w:val="20"/>
          <w:szCs w:val="20"/>
        </w:rPr>
      </w:pPr>
    </w:p>
    <w:p w14:paraId="76B14A5E"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FUNCTION compare_checksum_table (p_array IN NUMBER)</w:t>
      </w:r>
    </w:p>
    <w:p w14:paraId="0A7EEB04"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RETURN BOOLEAN</w:t>
      </w:r>
    </w:p>
    <w:p w14:paraId="420ABD76"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IS</w:t>
      </w:r>
    </w:p>
    <w:p w14:paraId="31133CDF"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v_empno          NUMBER;</w:t>
      </w:r>
    </w:p>
    <w:p w14:paraId="4A130B28"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v_emp_checksum   VARCHAR2 (40);</w:t>
      </w:r>
    </w:p>
    <w:p w14:paraId="579FD6B2"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BEGIN</w:t>
      </w:r>
    </w:p>
    <w:p w14:paraId="29FC4A59"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IF apex_application.g_f02 (p_array) IS NOT NULL</w:t>
      </w:r>
    </w:p>
    <w:p w14:paraId="4EBD1072"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THEN</w:t>
      </w:r>
    </w:p>
    <w:p w14:paraId="462CD6A1"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v_empno := apex_application.g_f02 (p_array);</w:t>
      </w:r>
    </w:p>
    <w:p w14:paraId="4132C9F0" w14:textId="77777777" w:rsidR="00F644A2" w:rsidRPr="00F644A2" w:rsidRDefault="00F644A2" w:rsidP="00816FF6">
      <w:pPr>
        <w:pStyle w:val="CodeListing"/>
        <w:rPr>
          <w:rStyle w:val="CodeCharacterInline"/>
          <w:sz w:val="20"/>
          <w:szCs w:val="20"/>
          <w:highlight w:val="white"/>
        </w:rPr>
      </w:pPr>
    </w:p>
    <w:p w14:paraId="5479C1CC"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SELECT wwv_flow_item.md5 (empno,</w:t>
      </w:r>
    </w:p>
    <w:p w14:paraId="5E0C7F22"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ename,</w:t>
      </w:r>
    </w:p>
    <w:p w14:paraId="207614E5"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job,</w:t>
      </w:r>
    </w:p>
    <w:p w14:paraId="6D0C4AFD"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mgr,</w:t>
      </w:r>
    </w:p>
    <w:p w14:paraId="0BA5B5CA"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hiredate,</w:t>
      </w:r>
    </w:p>
    <w:p w14:paraId="6F3BACD2"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sal,</w:t>
      </w:r>
    </w:p>
    <w:p w14:paraId="5F61D518"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comm,</w:t>
      </w:r>
    </w:p>
    <w:p w14:paraId="4738EDA2"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deptno,</w:t>
      </w:r>
    </w:p>
    <w:p w14:paraId="6E01399D"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valid</w:t>
      </w:r>
    </w:p>
    <w:p w14:paraId="400C2D1A"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w:t>
      </w:r>
    </w:p>
    <w:p w14:paraId="2E2B1C08"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INTO v_emp_checksum</w:t>
      </w:r>
    </w:p>
    <w:p w14:paraId="46DF33BA"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FROM emp</w:t>
      </w:r>
    </w:p>
    <w:p w14:paraId="7BD031B8"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WHERE empno = v_empno;</w:t>
      </w:r>
    </w:p>
    <w:p w14:paraId="7D106729" w14:textId="77777777" w:rsidR="00F644A2" w:rsidRPr="00F644A2" w:rsidRDefault="00F644A2" w:rsidP="00816FF6">
      <w:pPr>
        <w:pStyle w:val="CodeListing"/>
        <w:rPr>
          <w:rStyle w:val="CodeCharacterInline"/>
          <w:sz w:val="20"/>
          <w:szCs w:val="20"/>
          <w:highlight w:val="white"/>
        </w:rPr>
      </w:pPr>
    </w:p>
    <w:p w14:paraId="795291E4"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IF apex_application.g_fcs (p_array) &lt;&gt; v_emp_checksum</w:t>
      </w:r>
    </w:p>
    <w:p w14:paraId="6FB3DDB9"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THEN</w:t>
      </w:r>
    </w:p>
    <w:p w14:paraId="624DF2D3"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RETURN FALSE;</w:t>
      </w:r>
    </w:p>
    <w:p w14:paraId="636962CA"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ELSE</w:t>
      </w:r>
    </w:p>
    <w:p w14:paraId="5CFFCCED"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lastRenderedPageBreak/>
        <w:t xml:space="preserve">            RETURN TRUE;</w:t>
      </w:r>
    </w:p>
    <w:p w14:paraId="5C658F5D"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END IF;</w:t>
      </w:r>
    </w:p>
    <w:p w14:paraId="3F39D8DF"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ELSE</w:t>
      </w:r>
    </w:p>
    <w:p w14:paraId="2941C70B"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RETURN TRUE;</w:t>
      </w:r>
    </w:p>
    <w:p w14:paraId="5B7DB747" w14:textId="77777777" w:rsidR="00F644A2" w:rsidRPr="00F644A2" w:rsidRDefault="00F644A2" w:rsidP="00816FF6">
      <w:pPr>
        <w:pStyle w:val="CodeListing"/>
        <w:rPr>
          <w:rStyle w:val="CodeCharacterInline"/>
          <w:sz w:val="20"/>
          <w:szCs w:val="20"/>
          <w:highlight w:val="white"/>
        </w:rPr>
      </w:pPr>
      <w:r w:rsidRPr="00F644A2">
        <w:rPr>
          <w:rStyle w:val="CodeCharacterInline"/>
          <w:sz w:val="20"/>
          <w:szCs w:val="20"/>
          <w:highlight w:val="white"/>
        </w:rPr>
        <w:t xml:space="preserve">      END IF;</w:t>
      </w:r>
    </w:p>
    <w:p w14:paraId="00ED072C" w14:textId="77777777" w:rsidR="00F644A2" w:rsidRDefault="00F644A2" w:rsidP="00816FF6">
      <w:pPr>
        <w:pStyle w:val="CodeListing"/>
        <w:rPr>
          <w:rStyle w:val="CodeCharacterInline"/>
          <w:sz w:val="20"/>
          <w:szCs w:val="20"/>
        </w:rPr>
      </w:pPr>
      <w:r w:rsidRPr="00F644A2">
        <w:rPr>
          <w:rStyle w:val="CodeCharacterInline"/>
          <w:sz w:val="20"/>
          <w:szCs w:val="20"/>
          <w:highlight w:val="white"/>
        </w:rPr>
        <w:t>END compare_checksum_table;</w:t>
      </w:r>
    </w:p>
    <w:p w14:paraId="2038D770" w14:textId="77777777" w:rsidR="00A80D32" w:rsidRPr="00F644A2" w:rsidRDefault="00A80D32" w:rsidP="00816FF6">
      <w:pPr>
        <w:pStyle w:val="CodeListing"/>
        <w:rPr>
          <w:rStyle w:val="CodeCharacterInline"/>
          <w:sz w:val="20"/>
          <w:szCs w:val="20"/>
        </w:rPr>
      </w:pPr>
      <w:r>
        <mc:AlternateContent>
          <mc:Choice Requires="wps">
            <w:drawing>
              <wp:anchor distT="0" distB="0" distL="114300" distR="114300" simplePos="0" relativeHeight="251804672" behindDoc="0" locked="0" layoutInCell="1" allowOverlap="1" wp14:anchorId="329D91C4" wp14:editId="61EDD88E">
                <wp:simplePos x="0" y="0"/>
                <wp:positionH relativeFrom="column">
                  <wp:posOffset>193040</wp:posOffset>
                </wp:positionH>
                <wp:positionV relativeFrom="paragraph">
                  <wp:posOffset>283845</wp:posOffset>
                </wp:positionV>
                <wp:extent cx="4265295" cy="514350"/>
                <wp:effectExtent l="0" t="0" r="1905"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4D23" w14:textId="77777777" w:rsidR="0062523E" w:rsidRPr="00B161E2" w:rsidRDefault="0062523E" w:rsidP="00F644A2">
                            <w:pPr>
                              <w:pStyle w:val="FigureCaption"/>
                              <w:rPr>
                                <w:sz w:val="23"/>
                              </w:rPr>
                            </w:pPr>
                            <w:r>
                              <w:t>Snippet 3.5: Checksum – Function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left:0;text-align:left;margin-left:15.2pt;margin-top:22.35pt;width:335.85pt;height:4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" stroked="f">
                <v:textbox inset="0,0,0,0">
                  <w:txbxContent>
                    <w:p w:rsidR="00A97698" w:rsidRPr="00B161E2" w:rsidRDefault="00A97698" w:rsidP="00F644A2">
                      <w:pPr>
                        <w:pStyle w:val="FigureCaption"/>
                        <w:rPr>
                          <w:sz w:val="23"/>
                        </w:rPr>
                      </w:pPr>
                      <w:r>
                        <w:t>Snippet 3.5: Checksum – Function II</w:t>
                      </w:r>
                    </w:p>
                  </w:txbxContent>
                </v:textbox>
                <w10:wrap type="topAndBottom"/>
              </v:shape>
            </w:pict>
          </mc:Fallback>
        </mc:AlternateContent>
      </w:r>
    </w:p>
    <w:p w14:paraId="3FAD9CDC" w14:textId="77777777" w:rsidR="00AC787F" w:rsidRDefault="00F644A2" w:rsidP="00CF07E8">
      <w:r>
        <w:t xml:space="preserve">As the last function we can now create a validation function returning </w:t>
      </w:r>
      <w:r w:rsidR="00307E65">
        <w:t>VARCHAR2</w:t>
      </w:r>
      <w:r>
        <w:t xml:space="preserve"> which we will then call on the page:</w:t>
      </w:r>
    </w:p>
    <w:p w14:paraId="0267799B" w14:textId="77777777" w:rsidR="003F6CDF"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w:t>
      </w:r>
    </w:p>
    <w:p w14:paraId="56B0EAA7"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FUNCTION validate_data_integrity  </w:t>
      </w:r>
    </w:p>
    <w:p w14:paraId="5C26DD1D" w14:textId="77777777" w:rsidR="00F644A2" w:rsidRDefault="005A759E" w:rsidP="005A759E">
      <w:pPr>
        <w:rPr>
          <w:rStyle w:val="CodeCharacterInline"/>
          <w:rFonts w:eastAsiaTheme="minorHAnsi"/>
          <w:sz w:val="20"/>
          <w:szCs w:val="20"/>
        </w:rPr>
      </w:pPr>
      <w:r w:rsidRPr="005A759E">
        <w:rPr>
          <w:rStyle w:val="CodeCharacterInline"/>
          <w:rFonts w:eastAsiaTheme="minorHAnsi"/>
          <w:sz w:val="20"/>
          <w:szCs w:val="20"/>
          <w:highlight w:val="white"/>
        </w:rPr>
        <w:t xml:space="preserve">      RETURN VARCHAR2;</w:t>
      </w:r>
    </w:p>
    <w:p w14:paraId="59FD8736" w14:textId="77777777" w:rsidR="005A759E" w:rsidRDefault="005A759E" w:rsidP="005A759E">
      <w:pPr>
        <w:rPr>
          <w:rStyle w:val="CodeCharacterInline"/>
          <w:rFonts w:eastAsiaTheme="minorHAnsi"/>
          <w:sz w:val="20"/>
          <w:szCs w:val="20"/>
        </w:rPr>
      </w:pPr>
    </w:p>
    <w:p w14:paraId="6E390F1C"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FUNCTION validate_data_integrity</w:t>
      </w:r>
    </w:p>
    <w:p w14:paraId="1E05A5FA"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RETURN VARCHAR2</w:t>
      </w:r>
    </w:p>
    <w:p w14:paraId="59BD2496"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IS</w:t>
      </w:r>
    </w:p>
    <w:p w14:paraId="4831743F"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v_error   VARCHAR2 (4000);</w:t>
      </w:r>
    </w:p>
    <w:p w14:paraId="2C4561FD"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BEGIN</w:t>
      </w:r>
    </w:p>
    <w:p w14:paraId="7CCCFD39"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FOR i IN 1 .. apex_application.g_f02.COUNT</w:t>
      </w:r>
    </w:p>
    <w:p w14:paraId="5F1B7D80"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LOOP</w:t>
      </w:r>
    </w:p>
    <w:p w14:paraId="3CAA72D7" w14:textId="77777777" w:rsidR="00307E65"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IF NOT compare_checksum_change (i)</w:t>
      </w:r>
      <w:r w:rsidR="00307E65">
        <w:rPr>
          <w:rStyle w:val="CodeCharacterInline"/>
          <w:rFonts w:eastAsiaTheme="minorHAnsi"/>
          <w:sz w:val="20"/>
          <w:szCs w:val="20"/>
          <w:highlight w:val="white"/>
        </w:rPr>
        <w:t xml:space="preserve"> </w:t>
      </w:r>
    </w:p>
    <w:p w14:paraId="720465B0" w14:textId="77777777" w:rsidR="005A759E" w:rsidRPr="005A759E" w:rsidRDefault="00307E65" w:rsidP="005A759E">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 we changed the row</w:t>
      </w:r>
    </w:p>
    <w:p w14:paraId="2DBE0AFF" w14:textId="77777777" w:rsidR="00307E65"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AND NOT compare_checksum_table (i)</w:t>
      </w:r>
      <w:r w:rsidR="00307E65">
        <w:rPr>
          <w:rStyle w:val="CodeCharacterInline"/>
          <w:rFonts w:eastAsiaTheme="minorHAnsi"/>
          <w:sz w:val="20"/>
          <w:szCs w:val="20"/>
          <w:highlight w:val="white"/>
        </w:rPr>
        <w:t xml:space="preserve"> </w:t>
      </w:r>
    </w:p>
    <w:p w14:paraId="6EB8AE6D" w14:textId="77777777" w:rsidR="005A759E" w:rsidRPr="005A759E" w:rsidRDefault="00307E65" w:rsidP="005A759E">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 however the table data has changed</w:t>
      </w:r>
    </w:p>
    <w:p w14:paraId="3E088AFA"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THEN</w:t>
      </w:r>
    </w:p>
    <w:p w14:paraId="68C86A91"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v_error :=</w:t>
      </w:r>
    </w:p>
    <w:p w14:paraId="6BAD1D08"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v_error</w:t>
      </w:r>
    </w:p>
    <w:p w14:paraId="6B3FAC5F"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'&lt;br/&gt;'</w:t>
      </w:r>
    </w:p>
    <w:p w14:paraId="04C4AB15"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'Row '</w:t>
      </w:r>
    </w:p>
    <w:p w14:paraId="07E3EDC5"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i</w:t>
      </w:r>
    </w:p>
    <w:p w14:paraId="4E254754"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 The version of the data in the '</w:t>
      </w:r>
    </w:p>
    <w:p w14:paraId="072E342A" w14:textId="77777777" w:rsid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'table has been change since the last page '</w:t>
      </w:r>
    </w:p>
    <w:p w14:paraId="1293F026"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w:t>
      </w:r>
      <w:r w:rsidRPr="005A759E">
        <w:rPr>
          <w:rStyle w:val="CodeCharacterInline"/>
          <w:rFonts w:eastAsiaTheme="minorHAnsi"/>
          <w:sz w:val="20"/>
          <w:szCs w:val="20"/>
          <w:highlight w:val="white"/>
        </w:rPr>
        <w:t>|| 'rendering. Click &lt;a href="f?p='</w:t>
      </w:r>
    </w:p>
    <w:p w14:paraId="5070A0D2"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v ('APP_ID')</w:t>
      </w:r>
    </w:p>
    <w:p w14:paraId="0BD668EA"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w:t>
      </w:r>
    </w:p>
    <w:p w14:paraId="3B839D91"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v ('APP_PAGE_ID')</w:t>
      </w:r>
    </w:p>
    <w:p w14:paraId="4340A53C"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w:t>
      </w:r>
    </w:p>
    <w:p w14:paraId="220FB54E"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v ('APP_SESSION')</w:t>
      </w:r>
    </w:p>
    <w:p w14:paraId="4FAB4841"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 '"&gt;here&lt;/a&gt; to reload the page.';</w:t>
      </w:r>
    </w:p>
    <w:p w14:paraId="78FFB40F"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END IF;</w:t>
      </w:r>
    </w:p>
    <w:p w14:paraId="04ABAA79"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END LOOP;</w:t>
      </w:r>
    </w:p>
    <w:p w14:paraId="48B7A3B9"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v_error := LTRIM(v_error, </w:t>
      </w:r>
      <w:r w:rsidRPr="005A759E">
        <w:rPr>
          <w:rStyle w:val="CodeCharacterInline"/>
          <w:rFonts w:eastAsiaTheme="minorHAnsi"/>
          <w:sz w:val="20"/>
          <w:szCs w:val="20"/>
          <w:highlight w:val="white"/>
        </w:rPr>
        <w:t>'&lt;br/&gt;'</w:t>
      </w:r>
      <w:r>
        <w:rPr>
          <w:rStyle w:val="CodeCharacterInline"/>
          <w:rFonts w:eastAsiaTheme="minorHAnsi"/>
          <w:sz w:val="20"/>
          <w:szCs w:val="20"/>
          <w:highlight w:val="white"/>
        </w:rPr>
        <w:t>);</w:t>
      </w:r>
    </w:p>
    <w:p w14:paraId="4810B9C9"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RETURN v_error;</w:t>
      </w:r>
    </w:p>
    <w:p w14:paraId="44B43C18" w14:textId="77777777" w:rsidR="005A759E" w:rsidRDefault="005A759E" w:rsidP="005A759E">
      <w:pPr>
        <w:rPr>
          <w:rStyle w:val="CodeCharacterInline"/>
          <w:rFonts w:eastAsiaTheme="minorHAnsi"/>
          <w:sz w:val="20"/>
          <w:szCs w:val="20"/>
        </w:rPr>
      </w:pPr>
      <w:r w:rsidRPr="005A759E">
        <w:rPr>
          <w:rStyle w:val="CodeCharacterInline"/>
          <w:rFonts w:eastAsiaTheme="minorHAnsi"/>
          <w:sz w:val="20"/>
          <w:szCs w:val="20"/>
          <w:highlight w:val="white"/>
        </w:rPr>
        <w:t xml:space="preserve">   END validate_data_integrity;</w:t>
      </w:r>
    </w:p>
    <w:p w14:paraId="51724A05" w14:textId="77777777" w:rsidR="003F6CDF" w:rsidRPr="005A759E" w:rsidRDefault="003F6CDF" w:rsidP="005A759E">
      <w:pPr>
        <w:rPr>
          <w:rStyle w:val="CodeCharacterInline"/>
          <w:sz w:val="20"/>
          <w:szCs w:val="20"/>
        </w:rPr>
      </w:pPr>
      <w:r>
        <w:rPr>
          <w:noProof/>
        </w:rPr>
        <mc:AlternateContent>
          <mc:Choice Requires="wps">
            <w:drawing>
              <wp:anchor distT="0" distB="0" distL="114300" distR="114300" simplePos="0" relativeHeight="251806720" behindDoc="0" locked="0" layoutInCell="1" allowOverlap="1" wp14:anchorId="7C999CF1" wp14:editId="2C26D631">
                <wp:simplePos x="0" y="0"/>
                <wp:positionH relativeFrom="column">
                  <wp:posOffset>488315</wp:posOffset>
                </wp:positionH>
                <wp:positionV relativeFrom="paragraph">
                  <wp:posOffset>308610</wp:posOffset>
                </wp:positionV>
                <wp:extent cx="4265295" cy="514350"/>
                <wp:effectExtent l="0" t="0" r="1905" b="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1774DF" w14:textId="77777777" w:rsidR="0062523E" w:rsidRPr="00B161E2" w:rsidRDefault="0062523E" w:rsidP="005A759E">
                            <w:pPr>
                              <w:pStyle w:val="FigureCaption"/>
                              <w:rPr>
                                <w:sz w:val="23"/>
                              </w:rPr>
                            </w:pPr>
                            <w:r>
                              <w:t>Snippet 3.6: Checksum – Function 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margin-left:38.45pt;margin-top:24.3pt;width:335.85pt;height:4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Ncfw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" stroked="f">
                <v:textbox inset="0,0,0,0">
                  <w:txbxContent>
                    <w:p w:rsidR="00A97698" w:rsidRPr="00B161E2" w:rsidRDefault="00A97698" w:rsidP="005A759E">
                      <w:pPr>
                        <w:pStyle w:val="FigureCaption"/>
                        <w:rPr>
                          <w:sz w:val="23"/>
                        </w:rPr>
                      </w:pPr>
                      <w:r>
                        <w:t>Snippet 3.6: Checksum – Function III</w:t>
                      </w:r>
                    </w:p>
                  </w:txbxContent>
                </v:textbox>
                <w10:wrap type="topAndBottom"/>
              </v:shape>
            </w:pict>
          </mc:Fallback>
        </mc:AlternateContent>
      </w:r>
    </w:p>
    <w:p w14:paraId="288E91D6" w14:textId="77777777" w:rsidR="00AC787F" w:rsidRDefault="005A759E" w:rsidP="00CF07E8">
      <w:r>
        <w:lastRenderedPageBreak/>
        <w:t>We can test this code by</w:t>
      </w:r>
    </w:p>
    <w:p w14:paraId="007D876D" w14:textId="77777777" w:rsidR="00AC787F" w:rsidRDefault="005A759E" w:rsidP="00CF07E8">
      <w:pPr>
        <w:pStyle w:val="ListBulletSub"/>
      </w:pPr>
      <w:r>
        <w:t xml:space="preserve">Creating a page validation of type PL/SQL Function Returning Error Message &gt; </w:t>
      </w:r>
      <w:r w:rsidR="00871856">
        <w:t xml:space="preserve">using sequence number 1 for the process &gt; naming the process “Check Data Integrity” &gt; process is </w:t>
      </w:r>
      <w:r>
        <w:t xml:space="preserve">unconditional </w:t>
      </w:r>
      <w:r w:rsidR="00871856">
        <w:t>&gt;</w:t>
      </w:r>
      <w:r>
        <w:t xml:space="preserve"> entering there the required call to the package procedure</w:t>
      </w:r>
    </w:p>
    <w:p w14:paraId="6AC11B6A" w14:textId="77777777" w:rsidR="005A759E" w:rsidRDefault="005A759E" w:rsidP="005A759E">
      <w:pPr>
        <w:autoSpaceDE w:val="0"/>
        <w:autoSpaceDN w:val="0"/>
        <w:adjustRightInd w:val="0"/>
        <w:spacing w:after="0"/>
        <w:rPr>
          <w:rStyle w:val="CodeCharacterInline"/>
          <w:rFonts w:eastAsiaTheme="minorHAnsi"/>
          <w:sz w:val="20"/>
          <w:szCs w:val="20"/>
          <w:highlight w:val="white"/>
        </w:rPr>
      </w:pPr>
    </w:p>
    <w:p w14:paraId="0D45A1E8" w14:textId="77777777" w:rsidR="00833486" w:rsidRDefault="00833486" w:rsidP="005A759E">
      <w:pPr>
        <w:autoSpaceDE w:val="0"/>
        <w:autoSpaceDN w:val="0"/>
        <w:adjustRightInd w:val="0"/>
        <w:spacing w:after="0"/>
        <w:rPr>
          <w:rStyle w:val="CodeCharacterInline"/>
          <w:rFonts w:eastAsiaTheme="minorHAnsi"/>
          <w:sz w:val="20"/>
          <w:szCs w:val="20"/>
          <w:highlight w:val="white"/>
        </w:rPr>
      </w:pPr>
    </w:p>
    <w:p w14:paraId="4360EB8A"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BEGIN</w:t>
      </w:r>
    </w:p>
    <w:p w14:paraId="7838F80D" w14:textId="77777777" w:rsidR="005A759E" w:rsidRPr="005A759E" w:rsidRDefault="005A759E" w:rsidP="005A759E">
      <w:pPr>
        <w:autoSpaceDE w:val="0"/>
        <w:autoSpaceDN w:val="0"/>
        <w:adjustRightInd w:val="0"/>
        <w:spacing w:after="0"/>
        <w:rPr>
          <w:rStyle w:val="CodeCharacterInline"/>
          <w:rFonts w:eastAsiaTheme="minorHAnsi"/>
          <w:sz w:val="20"/>
          <w:szCs w:val="20"/>
          <w:highlight w:val="white"/>
        </w:rPr>
      </w:pPr>
      <w:r w:rsidRPr="005A759E">
        <w:rPr>
          <w:rStyle w:val="CodeCharacterInline"/>
          <w:rFonts w:eastAsiaTheme="minorHAnsi"/>
          <w:sz w:val="20"/>
          <w:szCs w:val="20"/>
          <w:highlight w:val="white"/>
        </w:rPr>
        <w:t xml:space="preserve">   RETURN tab_form_emp_pkg.validate_data_integrity;</w:t>
      </w:r>
    </w:p>
    <w:p w14:paraId="3C9112A5" w14:textId="77777777" w:rsidR="001C74BF" w:rsidRPr="005A759E" w:rsidRDefault="005A759E" w:rsidP="005A759E">
      <w:pPr>
        <w:rPr>
          <w:rStyle w:val="CodeCharacterInline"/>
          <w:sz w:val="20"/>
          <w:szCs w:val="20"/>
        </w:rPr>
      </w:pPr>
      <w:r w:rsidRPr="005A759E">
        <w:rPr>
          <w:rStyle w:val="CodeCharacterInline"/>
          <w:rFonts w:eastAsiaTheme="minorHAnsi"/>
          <w:sz w:val="20"/>
          <w:szCs w:val="20"/>
          <w:highlight w:val="white"/>
        </w:rPr>
        <w:t>END;</w:t>
      </w:r>
    </w:p>
    <w:p w14:paraId="24850A9A" w14:textId="77777777" w:rsidR="005A759E" w:rsidRDefault="005A759E" w:rsidP="005A759E">
      <w:pPr>
        <w:pStyle w:val="ListBulletSub"/>
      </w:pPr>
      <w:r>
        <w:t xml:space="preserve">Changing one of the records using some other tools </w:t>
      </w:r>
      <w:r w:rsidR="008A5F0B">
        <w:t xml:space="preserve">(SQL Workshop) </w:t>
      </w:r>
      <w:r>
        <w:t>and committing the changes.</w:t>
      </w:r>
    </w:p>
    <w:p w14:paraId="1EF47470" w14:textId="77777777" w:rsidR="005A759E" w:rsidRDefault="005A759E" w:rsidP="00CF07E8">
      <w:pPr>
        <w:pStyle w:val="ListBulletSub"/>
      </w:pPr>
      <w:r>
        <w:t>Going to the Tabular Form, changing there the same record and submitting the change</w:t>
      </w:r>
      <w:r w:rsidR="00833486">
        <w:t>.</w:t>
      </w:r>
    </w:p>
    <w:p w14:paraId="2323B2E6" w14:textId="77777777" w:rsidR="005A759E" w:rsidRDefault="005A759E" w:rsidP="005A759E">
      <w:pPr>
        <w:pStyle w:val="ListBulletSub"/>
        <w:numPr>
          <w:ilvl w:val="0"/>
          <w:numId w:val="0"/>
        </w:numPr>
      </w:pPr>
    </w:p>
    <w:p w14:paraId="2B92DC9A" w14:textId="77777777" w:rsidR="005A759E" w:rsidRDefault="005A759E" w:rsidP="005A759E">
      <w:pPr>
        <w:pStyle w:val="ListBulletSub"/>
        <w:numPr>
          <w:ilvl w:val="0"/>
          <w:numId w:val="0"/>
        </w:numPr>
      </w:pPr>
      <w:r>
        <w:rPr>
          <w:noProof/>
        </w:rPr>
        <w:drawing>
          <wp:inline distT="0" distB="0" distL="0" distR="0" wp14:anchorId="68F3ED64" wp14:editId="70E6FC21">
            <wp:extent cx="5184140" cy="605826"/>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84140" cy="605826"/>
                    </a:xfrm>
                    <a:prstGeom prst="rect">
                      <a:avLst/>
                    </a:prstGeom>
                  </pic:spPr>
                </pic:pic>
              </a:graphicData>
            </a:graphic>
          </wp:inline>
        </w:drawing>
      </w:r>
    </w:p>
    <w:p w14:paraId="3C25B884" w14:textId="77777777" w:rsidR="005A759E" w:rsidRPr="00297816" w:rsidRDefault="005A759E" w:rsidP="00CF07E8">
      <w:r>
        <w:rPr>
          <w:noProof/>
        </w:rPr>
        <mc:AlternateContent>
          <mc:Choice Requires="wps">
            <w:drawing>
              <wp:anchor distT="0" distB="0" distL="114300" distR="114300" simplePos="0" relativeHeight="251808768" behindDoc="0" locked="0" layoutInCell="1" allowOverlap="1" wp14:anchorId="68635FEB" wp14:editId="4763A3CC">
                <wp:simplePos x="0" y="0"/>
                <wp:positionH relativeFrom="column">
                  <wp:posOffset>720725</wp:posOffset>
                </wp:positionH>
                <wp:positionV relativeFrom="paragraph">
                  <wp:posOffset>111760</wp:posOffset>
                </wp:positionV>
                <wp:extent cx="4265295" cy="514350"/>
                <wp:effectExtent l="0" t="0" r="1905" b="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DD1C77" w14:textId="77777777" w:rsidR="0062523E" w:rsidRPr="00EC0BA1" w:rsidRDefault="0062523E" w:rsidP="005A759E">
                            <w:pPr>
                              <w:pStyle w:val="FigureCaption"/>
                            </w:pPr>
                            <w:r>
                              <w:t>Figure 3.20: Tabular Form – Data Integrity Validation Error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56.75pt;margin-top:8.8pt;width:335.85pt;height:4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" stroked="f">
                <v:textbox inset="0,0,0,0">
                  <w:txbxContent>
                    <w:p w:rsidR="00A97698" w:rsidRPr="00EC0BA1" w:rsidRDefault="00A97698" w:rsidP="005A759E">
                      <w:pPr>
                        <w:pStyle w:val="FigureCaption"/>
                      </w:pPr>
                      <w:r>
                        <w:t>Figure 3.20: Tabular Form – Data Integrity Validation Error</w:t>
                      </w:r>
                    </w:p>
                  </w:txbxContent>
                </v:textbox>
                <w10:wrap type="topAndBottom"/>
              </v:shape>
            </w:pict>
          </mc:Fallback>
        </mc:AlternateContent>
      </w:r>
    </w:p>
    <w:p w14:paraId="0E247F1E" w14:textId="77777777" w:rsidR="00C15093" w:rsidRPr="009F34CF" w:rsidRDefault="00A80D32" w:rsidP="00C15093">
      <w:pPr>
        <w:pStyle w:val="NoteTipCaution"/>
      </w:pPr>
      <w:r>
        <w:t>INFO</w:t>
      </w:r>
      <w:r w:rsidR="00C15093" w:rsidRPr="009F34CF">
        <w:t xml:space="preserve">: </w:t>
      </w:r>
      <w:r w:rsidR="004D45BB">
        <w:t>We don’t need to use this code in a standard Tabular Form</w:t>
      </w:r>
      <w:r w:rsidR="00C15093">
        <w:t>.</w:t>
      </w:r>
      <w:r w:rsidR="004D45BB">
        <w:t xml:space="preserve"> A similar message will be generated automatically. We need this code only in a manually generated Tabular Form.</w:t>
      </w:r>
    </w:p>
    <w:p w14:paraId="292D493D" w14:textId="77777777" w:rsidR="009F6794" w:rsidRPr="00FA37BE" w:rsidRDefault="009F6794" w:rsidP="009F6794"/>
    <w:p w14:paraId="495F6A7F" w14:textId="77777777" w:rsidR="009F6794" w:rsidRPr="00BB3CCA" w:rsidRDefault="009F6794" w:rsidP="009F6794">
      <w:pPr>
        <w:pStyle w:val="Heading2"/>
      </w:pPr>
      <w:r>
        <w:t>Manual Tabular Forms</w:t>
      </w:r>
    </w:p>
    <w:p w14:paraId="6C8572F6" w14:textId="77777777" w:rsidR="000233FF" w:rsidRDefault="009F6794" w:rsidP="005B2147">
      <w:r>
        <w:t>As long as APEX doesn’t allow creation of multiple standard Tabular Forms per page, we will be faced with a requirement to create a workaround for some complex forms where we need to manage relations between</w:t>
      </w:r>
      <w:r w:rsidR="0003375F">
        <w:t xml:space="preserve"> a</w:t>
      </w:r>
      <w:r>
        <w:t xml:space="preserve"> master and multiple detail tables. Eventually</w:t>
      </w:r>
      <w:r w:rsidR="0003375F">
        <w:t xml:space="preserve"> one of</w:t>
      </w:r>
      <w:r>
        <w:t xml:space="preserve"> the next version</w:t>
      </w:r>
      <w:r w:rsidR="0003375F">
        <w:t>s</w:t>
      </w:r>
      <w:r>
        <w:t xml:space="preserve"> </w:t>
      </w:r>
      <w:r w:rsidR="0003375F">
        <w:t>of APEX</w:t>
      </w:r>
      <w:r>
        <w:t xml:space="preserve"> will introduce this useful feature. Even then </w:t>
      </w:r>
      <w:r>
        <w:lastRenderedPageBreak/>
        <w:t xml:space="preserve">there will </w:t>
      </w:r>
      <w:r w:rsidR="0003375F">
        <w:t xml:space="preserve">always </w:t>
      </w:r>
      <w:r>
        <w:t xml:space="preserve">be </w:t>
      </w:r>
      <w:r w:rsidR="0003375F">
        <w:t xml:space="preserve">some </w:t>
      </w:r>
      <w:r>
        <w:t xml:space="preserve">cases where we need to (at least partially) use this technique. Let’s show how we write the code </w:t>
      </w:r>
      <w:r w:rsidR="005B2147">
        <w:t>for a manual Tabular Form.</w:t>
      </w:r>
      <w:r w:rsidR="00892E99">
        <w:t xml:space="preserve"> We will use </w:t>
      </w:r>
    </w:p>
    <w:p w14:paraId="569825A0" w14:textId="77777777" w:rsidR="000233FF" w:rsidRDefault="000233FF" w:rsidP="000233FF">
      <w:pPr>
        <w:pStyle w:val="ListBulletSub"/>
      </w:pPr>
      <w:proofErr w:type="spellStart"/>
      <w:r>
        <w:t>apex_item.hidden</w:t>
      </w:r>
      <w:proofErr w:type="spellEnd"/>
      <w:r>
        <w:t xml:space="preserve"> </w:t>
      </w:r>
    </w:p>
    <w:p w14:paraId="25E85873" w14:textId="77777777" w:rsidR="000233FF" w:rsidRDefault="000233FF" w:rsidP="000233FF">
      <w:pPr>
        <w:pStyle w:val="ListBulletSub"/>
      </w:pPr>
      <w:proofErr w:type="spellStart"/>
      <w:r>
        <w:t>apex_item.checkbox</w:t>
      </w:r>
      <w:proofErr w:type="spellEnd"/>
      <w:r>
        <w:t xml:space="preserve"> and</w:t>
      </w:r>
    </w:p>
    <w:p w14:paraId="5D95E7C7" w14:textId="77777777" w:rsidR="000233FF" w:rsidRDefault="000233FF" w:rsidP="000233FF">
      <w:pPr>
        <w:pStyle w:val="ListBulletSub"/>
      </w:pPr>
      <w:proofErr w:type="spellStart"/>
      <w:r>
        <w:t>apex_item.text</w:t>
      </w:r>
      <w:proofErr w:type="spellEnd"/>
      <w:r>
        <w:t xml:space="preserve"> </w:t>
      </w:r>
    </w:p>
    <w:p w14:paraId="5AE99961" w14:textId="77777777" w:rsidR="00C15093" w:rsidRDefault="00892E99" w:rsidP="005B2147">
      <w:proofErr w:type="gramStart"/>
      <w:r>
        <w:t>only</w:t>
      </w:r>
      <w:proofErr w:type="gramEnd"/>
      <w:r>
        <w:t xml:space="preserve"> and will not deal with other item types.</w:t>
      </w:r>
    </w:p>
    <w:p w14:paraId="4EAE0125" w14:textId="77777777" w:rsidR="005B2147" w:rsidRPr="00BB3CCA" w:rsidRDefault="005B2147" w:rsidP="005B2147">
      <w:pPr>
        <w:pStyle w:val="Heading3"/>
      </w:pPr>
      <w:r>
        <w:t>SQL</w:t>
      </w:r>
    </w:p>
    <w:p w14:paraId="046EB94B" w14:textId="77777777" w:rsidR="005B2147" w:rsidRDefault="0003375F" w:rsidP="005B2147">
      <w:r>
        <w:t xml:space="preserve">The SQL created for a standard Tabular Form definitely looks much nicer than a code we write for a manual Tabular Form. </w:t>
      </w:r>
      <w:r w:rsidR="00F57837">
        <w:t xml:space="preserve">For a manual Tabular Form we will need to use </w:t>
      </w:r>
      <w:proofErr w:type="spellStart"/>
      <w:r w:rsidR="00F57837">
        <w:t>apex_item</w:t>
      </w:r>
      <w:proofErr w:type="spellEnd"/>
      <w:r w:rsidR="00F57837">
        <w:t xml:space="preserve"> package and parse </w:t>
      </w:r>
      <w:r w:rsidR="00A74AEA">
        <w:t>a couple of</w:t>
      </w:r>
      <w:r w:rsidR="00F57837">
        <w:t xml:space="preserve"> parameters for</w:t>
      </w:r>
    </w:p>
    <w:p w14:paraId="26C72559" w14:textId="77777777" w:rsidR="00F57837" w:rsidRDefault="00F57837" w:rsidP="00F57837">
      <w:pPr>
        <w:pStyle w:val="ListBulletSub"/>
      </w:pPr>
      <w:r>
        <w:t>column array and</w:t>
      </w:r>
    </w:p>
    <w:p w14:paraId="40F09C87" w14:textId="77777777" w:rsidR="00F57837" w:rsidRDefault="00F57837" w:rsidP="00F57837">
      <w:pPr>
        <w:pStyle w:val="ListBulletSub"/>
      </w:pPr>
      <w:r>
        <w:t>column value</w:t>
      </w:r>
    </w:p>
    <w:p w14:paraId="69B1AEAC" w14:textId="77777777" w:rsidR="00A74AEA" w:rsidRDefault="00A74AEA" w:rsidP="00F57837">
      <w:pPr>
        <w:pStyle w:val="ListBulletSub"/>
      </w:pPr>
      <w:r>
        <w:t>column size</w:t>
      </w:r>
    </w:p>
    <w:p w14:paraId="6086EF33" w14:textId="77777777" w:rsidR="00A74AEA" w:rsidRDefault="00A74AEA" w:rsidP="00F57837">
      <w:pPr>
        <w:pStyle w:val="ListBulletSub"/>
      </w:pPr>
      <w:r>
        <w:t>column max length</w:t>
      </w:r>
    </w:p>
    <w:p w14:paraId="339354E4" w14:textId="77777777" w:rsidR="00F57837" w:rsidRDefault="00F57837" w:rsidP="00F57837">
      <w:r>
        <w:t xml:space="preserve">Let us create a second page (page 2) and call it </w:t>
      </w:r>
      <w:r w:rsidRPr="00F57837">
        <w:t>Tabular Form 2</w:t>
      </w:r>
      <w:r>
        <w:t>. After that we will create a report region for our manual Tabular Form. We will need to modify our SQL and add a sub query. In the sub query we will create one empty row first, to be able to enter new rows upon request.  We will also need to generate a checksum for the rows which we will use later on to check which rows have changed and run an update for those. This is how the query will look like:</w:t>
      </w:r>
    </w:p>
    <w:p w14:paraId="362C6EBE" w14:textId="77777777" w:rsidR="00A74AEA" w:rsidRDefault="00A74AEA" w:rsidP="00F57837"/>
    <w:p w14:paraId="61A1468A"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SELECT    apex_item.checkbox (1, '#ROWNUM#') empno,</w:t>
      </w:r>
    </w:p>
    <w:p w14:paraId="031BFBF8"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apex_item.hidden (2, empno) </w:t>
      </w:r>
    </w:p>
    <w:p w14:paraId="639E18C8"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 apex_item.text (3, ename, 20, 20) ename,</w:t>
      </w:r>
    </w:p>
    <w:p w14:paraId="432999A2"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apex_item.text (4, job, 10, 10) job, </w:t>
      </w:r>
    </w:p>
    <w:p w14:paraId="2DF7B8B0"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apex_item.text (5, mgr, 5, 5) mgr,</w:t>
      </w:r>
    </w:p>
    <w:p w14:paraId="137513CD"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apex_item.text (6, hiredate, 12, 12) hiredate,</w:t>
      </w:r>
    </w:p>
    <w:p w14:paraId="0D856D7A"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apex_item.text (7, sal, 6, 6) sal, </w:t>
      </w:r>
    </w:p>
    <w:p w14:paraId="52C5982B"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apex_item.text (8, comm, 6, 6) comm,</w:t>
      </w:r>
    </w:p>
    <w:p w14:paraId="016B81F7"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apex_item.text (9, deptno, 4, 4)</w:t>
      </w:r>
    </w:p>
    <w:p w14:paraId="14659A21"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 apex_item.hidden (10, checksum) deptno</w:t>
      </w:r>
    </w:p>
    <w:p w14:paraId="18D69CB6"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FROM (SELECT NULL empno, NULL ename, NULL job, </w:t>
      </w:r>
    </w:p>
    <w:p w14:paraId="7C46C459"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NULL mgr, NULL hiredate,</w:t>
      </w:r>
    </w:p>
    <w:p w14:paraId="41E784CD"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NULL sal, NULL comm, NULL deptno, </w:t>
      </w:r>
    </w:p>
    <w:p w14:paraId="69DE9572"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lastRenderedPageBreak/>
        <w:t xml:space="preserve">               NULL checksum</w:t>
      </w:r>
    </w:p>
    <w:p w14:paraId="1B18229D"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FROM DUAL</w:t>
      </w:r>
    </w:p>
    <w:p w14:paraId="07F49F9B"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WHERE :request IN ('ADD')</w:t>
      </w:r>
    </w:p>
    <w:p w14:paraId="4E9BA41F"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UNION ALL</w:t>
      </w:r>
    </w:p>
    <w:p w14:paraId="43F4168C"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SELECT empno, ename, job, mgr, hiredate, </w:t>
      </w:r>
    </w:p>
    <w:p w14:paraId="0611D82C"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sal, comm, deptno,</w:t>
      </w:r>
    </w:p>
    <w:p w14:paraId="759EC541"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wwv_flow_item.md5 (empno,</w:t>
      </w:r>
    </w:p>
    <w:p w14:paraId="6702546F"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ename,</w:t>
      </w:r>
    </w:p>
    <w:p w14:paraId="5F6E100C"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job,</w:t>
      </w:r>
    </w:p>
    <w:p w14:paraId="1C6A8184"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mgr,</w:t>
      </w:r>
    </w:p>
    <w:p w14:paraId="3CF760AC"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hiredate,</w:t>
      </w:r>
    </w:p>
    <w:p w14:paraId="79447767"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sal,</w:t>
      </w:r>
    </w:p>
    <w:p w14:paraId="52A5B137"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comm,</w:t>
      </w:r>
    </w:p>
    <w:p w14:paraId="398C5C21"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deptno</w:t>
      </w:r>
    </w:p>
    <w:p w14:paraId="58B72CF6" w14:textId="77777777" w:rsidR="00A74AEA" w:rsidRPr="00A74AEA" w:rsidRDefault="00A74AEA" w:rsidP="00A74AEA">
      <w:pPr>
        <w:autoSpaceDE w:val="0"/>
        <w:autoSpaceDN w:val="0"/>
        <w:adjustRightInd w:val="0"/>
        <w:spacing w:after="0"/>
        <w:rPr>
          <w:rStyle w:val="CodeCharacterInline"/>
          <w:rFonts w:eastAsiaTheme="minorHAnsi"/>
          <w:sz w:val="20"/>
          <w:szCs w:val="20"/>
          <w:highlight w:val="white"/>
        </w:rPr>
      </w:pPr>
      <w:r w:rsidRPr="00A74AEA">
        <w:rPr>
          <w:rStyle w:val="CodeCharacterInline"/>
          <w:rFonts w:eastAsiaTheme="minorHAnsi"/>
          <w:sz w:val="20"/>
          <w:szCs w:val="20"/>
          <w:highlight w:val="white"/>
        </w:rPr>
        <w:t xml:space="preserve">                                 ) checksum</w:t>
      </w:r>
    </w:p>
    <w:p w14:paraId="0644C472" w14:textId="77777777" w:rsidR="00F57837" w:rsidRPr="00A74AEA" w:rsidRDefault="00A74AEA" w:rsidP="00A74AEA">
      <w:pPr>
        <w:rPr>
          <w:rStyle w:val="CodeCharacterInline"/>
          <w:sz w:val="20"/>
          <w:szCs w:val="20"/>
        </w:rPr>
      </w:pPr>
      <w:r w:rsidRPr="00A74AEA">
        <w:rPr>
          <w:rStyle w:val="CodeCharacterInline"/>
          <w:rFonts w:eastAsiaTheme="minorHAnsi"/>
          <w:sz w:val="20"/>
          <w:szCs w:val="20"/>
          <w:highlight w:val="white"/>
        </w:rPr>
        <w:t xml:space="preserve">          FROM emp)</w:t>
      </w:r>
    </w:p>
    <w:p w14:paraId="1730EC2F" w14:textId="77777777" w:rsidR="00A74AEA" w:rsidRDefault="00A74AEA" w:rsidP="009F6794">
      <w:r>
        <w:rPr>
          <w:noProof/>
        </w:rPr>
        <mc:AlternateContent>
          <mc:Choice Requires="wps">
            <w:drawing>
              <wp:anchor distT="0" distB="0" distL="114300" distR="114300" simplePos="0" relativeHeight="251829248" behindDoc="0" locked="0" layoutInCell="1" allowOverlap="1" wp14:anchorId="548F9263" wp14:editId="22EFD288">
                <wp:simplePos x="0" y="0"/>
                <wp:positionH relativeFrom="column">
                  <wp:posOffset>488315</wp:posOffset>
                </wp:positionH>
                <wp:positionV relativeFrom="paragraph">
                  <wp:posOffset>116840</wp:posOffset>
                </wp:positionV>
                <wp:extent cx="4265295" cy="514350"/>
                <wp:effectExtent l="0" t="0" r="1905" b="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1D4EA" w14:textId="77777777" w:rsidR="0062523E" w:rsidRPr="00B161E2" w:rsidRDefault="0062523E" w:rsidP="00A74AEA">
                            <w:pPr>
                              <w:pStyle w:val="FigureCaption"/>
                              <w:rPr>
                                <w:sz w:val="23"/>
                              </w:rPr>
                            </w:pPr>
                            <w:r>
                              <w:t>Snippet 3.7: Manual Tabular Form - SQL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margin-left:38.45pt;margin-top:9.2pt;width:335.85pt;height:4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7wfwIAAAg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" stroked="f">
                <v:textbox inset="0,0,0,0">
                  <w:txbxContent>
                    <w:p w:rsidR="00A97698" w:rsidRPr="00B161E2" w:rsidRDefault="00A97698" w:rsidP="00A74AEA">
                      <w:pPr>
                        <w:pStyle w:val="FigureCaption"/>
                        <w:rPr>
                          <w:sz w:val="23"/>
                        </w:rPr>
                      </w:pPr>
                      <w:r>
                        <w:t>Snippet 3.7: Manual Tabular Form - SQL</w:t>
                      </w:r>
                    </w:p>
                  </w:txbxContent>
                </v:textbox>
                <w10:wrap type="topAndBottom"/>
              </v:shape>
            </w:pict>
          </mc:Fallback>
        </mc:AlternateContent>
      </w:r>
    </w:p>
    <w:p w14:paraId="4AE18557" w14:textId="77777777" w:rsidR="009F6794" w:rsidRDefault="00A74AEA" w:rsidP="009F6794">
      <w:r>
        <w:t xml:space="preserve">The select statement for the empty column will run only if the REQUEST </w:t>
      </w:r>
      <w:del w:id="4" w:author="John Scott" w:date="2011-03-07T22:34:00Z">
        <w:r w:rsidDel="00714EA0">
          <w:delText xml:space="preserve"> </w:delText>
        </w:r>
      </w:del>
      <w:r>
        <w:t xml:space="preserve">is set to the specified value. </w:t>
      </w:r>
    </w:p>
    <w:p w14:paraId="48C53245" w14:textId="77777777" w:rsidR="00A74AEA" w:rsidRDefault="00A74AEA" w:rsidP="009F6794">
      <w:r>
        <w:t>The next step is to create four buttons required for:</w:t>
      </w:r>
    </w:p>
    <w:p w14:paraId="50266ED6" w14:textId="77777777" w:rsidR="00A74AEA" w:rsidRDefault="00A74AEA" w:rsidP="00A74AEA">
      <w:pPr>
        <w:pStyle w:val="ListBulletSub"/>
      </w:pPr>
      <w:proofErr w:type="gramStart"/>
      <w:r>
        <w:t>saving</w:t>
      </w:r>
      <w:proofErr w:type="gramEnd"/>
      <w:r>
        <w:t xml:space="preserve"> changes – button SUBMIT</w:t>
      </w:r>
      <w:r w:rsidR="005D2C45">
        <w:t>. Submitting the page.</w:t>
      </w:r>
    </w:p>
    <w:p w14:paraId="6D76E58D" w14:textId="77777777" w:rsidR="00A74AEA" w:rsidRDefault="00A74AEA" w:rsidP="00A74AEA">
      <w:pPr>
        <w:pStyle w:val="ListBulletSub"/>
      </w:pPr>
      <w:proofErr w:type="gramStart"/>
      <w:r>
        <w:t>deleting</w:t>
      </w:r>
      <w:proofErr w:type="gramEnd"/>
      <w:r>
        <w:t xml:space="preserve"> rows – button MULTI_ROW_DELETE</w:t>
      </w:r>
      <w:r w:rsidR="005D2C45">
        <w:t>. The target of this button will be URL</w:t>
      </w:r>
    </w:p>
    <w:p w14:paraId="05513BF3" w14:textId="77777777" w:rsidR="005D2C45" w:rsidRPr="005D2C45" w:rsidRDefault="005D2C45" w:rsidP="005D2C45">
      <w:pPr>
        <w:pStyle w:val="ListBulletSub"/>
        <w:numPr>
          <w:ilvl w:val="0"/>
          <w:numId w:val="0"/>
        </w:numPr>
        <w:ind w:left="720"/>
        <w:rPr>
          <w:rStyle w:val="CodeCharacterInline"/>
          <w:sz w:val="20"/>
          <w:szCs w:val="20"/>
        </w:rPr>
      </w:pPr>
      <w:r w:rsidRPr="005D2C45">
        <w:rPr>
          <w:rStyle w:val="CodeCharacterInline"/>
          <w:sz w:val="20"/>
          <w:szCs w:val="20"/>
        </w:rPr>
        <w:t>javascript:apex.confirm(htmldb_delete_message,'MULTI_ROW_DELETE');</w:t>
      </w:r>
    </w:p>
    <w:p w14:paraId="18759825" w14:textId="77777777" w:rsidR="00A74AEA" w:rsidRDefault="00A74AEA" w:rsidP="00A74AEA">
      <w:pPr>
        <w:pStyle w:val="ListBulletSub"/>
      </w:pPr>
      <w:proofErr w:type="gramStart"/>
      <w:r>
        <w:t>adding</w:t>
      </w:r>
      <w:proofErr w:type="gramEnd"/>
      <w:r>
        <w:t xml:space="preserve"> rows – button ADD</w:t>
      </w:r>
      <w:r w:rsidR="005D2C45">
        <w:t xml:space="preserve">. This button will submit the page. </w:t>
      </w:r>
      <w:r w:rsidR="006A6DC1">
        <w:t xml:space="preserve"> </w:t>
      </w:r>
    </w:p>
    <w:p w14:paraId="725A8620" w14:textId="77777777" w:rsidR="006A6DC1" w:rsidRDefault="006A6DC1" w:rsidP="006A6DC1">
      <w:pPr>
        <w:pStyle w:val="ListBulletSub"/>
      </w:pPr>
      <w:proofErr w:type="gramStart"/>
      <w:r>
        <w:t>canceling</w:t>
      </w:r>
      <w:proofErr w:type="gramEnd"/>
      <w:r>
        <w:t xml:space="preserve"> – button CANCEL</w:t>
      </w:r>
      <w:r w:rsidR="005D2C45">
        <w:t>. This button will redirect to the same page.</w:t>
      </w:r>
    </w:p>
    <w:p w14:paraId="15D86CCB" w14:textId="77777777" w:rsidR="006A6DC1" w:rsidRDefault="006A6DC1" w:rsidP="009F6794">
      <w:proofErr w:type="gramStart"/>
      <w:r>
        <w:t>and</w:t>
      </w:r>
      <w:proofErr w:type="gramEnd"/>
      <w:r>
        <w:t xml:space="preserve"> position those in our report region.</w:t>
      </w:r>
    </w:p>
    <w:p w14:paraId="2AD26244" w14:textId="77777777" w:rsidR="00A74AEA" w:rsidRDefault="006A6DC1" w:rsidP="009F6794">
      <w:r>
        <w:t>We will also need to create at least two branching processes:</w:t>
      </w:r>
    </w:p>
    <w:p w14:paraId="64109F38" w14:textId="77777777" w:rsidR="006A6DC1" w:rsidRDefault="006A6DC1" w:rsidP="006A6DC1">
      <w:pPr>
        <w:pStyle w:val="ListBulletSub"/>
      </w:pPr>
      <w:r>
        <w:t xml:space="preserve">On Submit – After Processing &gt; Conditional &gt; When Button Pressed &gt; ADD  &gt; Page 2 &gt; </w:t>
      </w:r>
      <w:r>
        <w:rPr>
          <w:rStyle w:val="instructiontext"/>
        </w:rPr>
        <w:t>include process success message &gt; Sequence 5</w:t>
      </w:r>
    </w:p>
    <w:p w14:paraId="6CB92359" w14:textId="77777777" w:rsidR="006A6DC1" w:rsidRDefault="006A6DC1" w:rsidP="006A6DC1">
      <w:pPr>
        <w:pStyle w:val="ListBulletSub"/>
      </w:pPr>
      <w:r>
        <w:t xml:space="preserve">On Submit – After Processing &gt; Unconditional &gt; Page 2 &gt; </w:t>
      </w:r>
      <w:r>
        <w:rPr>
          <w:rStyle w:val="instructiontext"/>
        </w:rPr>
        <w:t>include process success message &gt; Sequence 10</w:t>
      </w:r>
    </w:p>
    <w:p w14:paraId="158DFEC7" w14:textId="77777777" w:rsidR="009F6794" w:rsidRDefault="006A6DC1" w:rsidP="009F6794">
      <w:r>
        <w:lastRenderedPageBreak/>
        <w:t>The first branching will submit the page and redirect to the same page adding a REQUEST “ADD”.</w:t>
      </w:r>
    </w:p>
    <w:p w14:paraId="0373CC13" w14:textId="77777777" w:rsidR="006A6DC1" w:rsidRDefault="006A6DC1" w:rsidP="009F6794">
      <w:r>
        <w:t>We are now ready to write the code we will need for processing. We will create one process and one validation:</w:t>
      </w:r>
    </w:p>
    <w:p w14:paraId="0C6895B9" w14:textId="77777777" w:rsidR="006A6DC1" w:rsidRDefault="006A6DC1" w:rsidP="006A6DC1">
      <w:pPr>
        <w:pStyle w:val="ListBulletSub"/>
      </w:pPr>
      <w:proofErr w:type="spellStart"/>
      <w:r w:rsidRPr="006A6DC1">
        <w:t>ApplyMRU</w:t>
      </w:r>
      <w:proofErr w:type="spellEnd"/>
      <w:r w:rsidRPr="006A6DC1">
        <w:t xml:space="preserve"> Manual</w:t>
      </w:r>
      <w:r>
        <w:t xml:space="preserve"> </w:t>
      </w:r>
      <w:r w:rsidR="005D2C45">
        <w:t xml:space="preserve">– </w:t>
      </w:r>
      <w:r>
        <w:t>process for updating of existing and adding of new rows</w:t>
      </w:r>
      <w:r w:rsidR="005D2C45">
        <w:t>. This process will be conditional using PL/SQL Expression</w:t>
      </w:r>
    </w:p>
    <w:p w14:paraId="2344A31D" w14:textId="77777777" w:rsidR="005D2C45" w:rsidRPr="005D2C45" w:rsidRDefault="005D2C45" w:rsidP="003E4E90">
      <w:pPr>
        <w:pStyle w:val="BodyTextAfter"/>
        <w:ind w:firstLine="720"/>
        <w:rPr>
          <w:rStyle w:val="CodeCharacterInline"/>
          <w:sz w:val="20"/>
          <w:szCs w:val="20"/>
        </w:rPr>
      </w:pPr>
      <w:r w:rsidRPr="005D2C45">
        <w:rPr>
          <w:rStyle w:val="CodeCharacterInline"/>
          <w:sz w:val="20"/>
          <w:szCs w:val="20"/>
        </w:rPr>
        <w:t>:REQUEST IN ('ADD', 'SUBMIT')</w:t>
      </w:r>
    </w:p>
    <w:p w14:paraId="1B325F43" w14:textId="77777777" w:rsidR="006A6DC1" w:rsidRDefault="006A6DC1" w:rsidP="006A6DC1">
      <w:pPr>
        <w:pStyle w:val="ListBulletSub"/>
      </w:pPr>
      <w:r w:rsidRPr="006A6DC1">
        <w:t>Validate Commission</w:t>
      </w:r>
      <w:r>
        <w:t xml:space="preserve"> </w:t>
      </w:r>
      <w:r w:rsidR="005D2C45">
        <w:t xml:space="preserve">– </w:t>
      </w:r>
      <w:proofErr w:type="gramStart"/>
      <w:r>
        <w:t>validation which</w:t>
      </w:r>
      <w:proofErr w:type="gramEnd"/>
      <w:r>
        <w:t xml:space="preserve"> will make sure we can enter a commission value only for the department </w:t>
      </w:r>
      <w:del w:id="5" w:author="John Scott" w:date="2011-03-07T22:34:00Z">
        <w:r w:rsidDel="00714EA0">
          <w:delText xml:space="preserve"> </w:delText>
        </w:r>
      </w:del>
      <w:r>
        <w:t>SALES (30)</w:t>
      </w:r>
      <w:r w:rsidR="005D2C45">
        <w:t>. This validation will be unconditional.</w:t>
      </w:r>
    </w:p>
    <w:p w14:paraId="767D4B01" w14:textId="77777777" w:rsidR="006A6DC1" w:rsidRDefault="006A6DC1" w:rsidP="009F6794">
      <w:r>
        <w:t xml:space="preserve">For deleting of rows we can use the procedure we already created </w:t>
      </w:r>
      <w:r w:rsidR="005D2C45">
        <w:t>(Snippet 3.3 – Deleting Checked Rows) and copy the process  “</w:t>
      </w:r>
      <w:proofErr w:type="spellStart"/>
      <w:r w:rsidR="005D2C45" w:rsidRPr="005D2C45">
        <w:t>ApplyMRD</w:t>
      </w:r>
      <w:proofErr w:type="spellEnd"/>
      <w:r w:rsidR="005D2C45" w:rsidRPr="005D2C45">
        <w:t xml:space="preserve"> Manual</w:t>
      </w:r>
      <w:r w:rsidR="005D2C45">
        <w:t>” from the page 1. Since we already know how to use checksum to ensure data integrity, we will not repeat that part in this example.</w:t>
      </w:r>
    </w:p>
    <w:p w14:paraId="3FB35202" w14:textId="77777777" w:rsidR="005D2C45" w:rsidRDefault="005D2C45" w:rsidP="009F6794">
      <w:r>
        <w:t>Let’s include the procedure for updating and the validation in our package.</w:t>
      </w:r>
    </w:p>
    <w:p w14:paraId="5D5DFF40"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PROCEDURE save_emp_custom (p_message OUT VARCHAR2);</w:t>
      </w:r>
    </w:p>
    <w:p w14:paraId="7A1622FF"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p>
    <w:p w14:paraId="3E498E4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FUNCTION validate_emp_comm</w:t>
      </w:r>
    </w:p>
    <w:p w14:paraId="26E49E40" w14:textId="77777777" w:rsidR="005D2C45" w:rsidRPr="005D2C45" w:rsidRDefault="005D2C45" w:rsidP="005D2C45">
      <w:pPr>
        <w:rPr>
          <w:rStyle w:val="CodeCharacterInline"/>
          <w:rFonts w:eastAsiaTheme="minorHAnsi" w:cs="Courier New"/>
          <w:sz w:val="20"/>
          <w:szCs w:val="20"/>
        </w:rPr>
      </w:pPr>
      <w:r w:rsidRPr="005D2C45">
        <w:rPr>
          <w:rStyle w:val="CodeCharacterInline"/>
          <w:rFonts w:eastAsiaTheme="minorHAnsi" w:cs="Courier New"/>
          <w:sz w:val="20"/>
          <w:szCs w:val="20"/>
          <w:highlight w:val="white"/>
        </w:rPr>
        <w:t xml:space="preserve">      RETURN VARCHAR2;</w:t>
      </w:r>
    </w:p>
    <w:p w14:paraId="2B97D046" w14:textId="77777777" w:rsidR="005D2C45" w:rsidRPr="005D2C45" w:rsidRDefault="005D2C45" w:rsidP="005D2C45">
      <w:pPr>
        <w:rPr>
          <w:rStyle w:val="CodeCharacterInline"/>
          <w:rFonts w:eastAsiaTheme="minorHAnsi" w:cs="Courier New"/>
          <w:sz w:val="20"/>
          <w:szCs w:val="20"/>
        </w:rPr>
      </w:pPr>
    </w:p>
    <w:p w14:paraId="7A1DCAC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PROCEDURE save_emp_custom (p_message OUT VARCHAR2)</w:t>
      </w:r>
    </w:p>
    <w:p w14:paraId="63F9C4E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IS</w:t>
      </w:r>
    </w:p>
    <w:p w14:paraId="0002E4C0"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v_ins_count   INTEGER := 0;</w:t>
      </w:r>
    </w:p>
    <w:p w14:paraId="0A0E5AA4"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v_upd_count   INTEGER := 0;</w:t>
      </w:r>
    </w:p>
    <w:p w14:paraId="63B80498"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BEGIN</w:t>
      </w:r>
    </w:p>
    <w:p w14:paraId="259519A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FOR i IN 1 .. apex_application.g_f02.COUNT</w:t>
      </w:r>
    </w:p>
    <w:p w14:paraId="6406D624"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LOOP</w:t>
      </w:r>
    </w:p>
    <w:p w14:paraId="75520A2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BEGIN</w:t>
      </w:r>
    </w:p>
    <w:p w14:paraId="675D5E2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IF apex_application.g_f02 (i) IS NOT NULL</w:t>
      </w:r>
    </w:p>
    <w:p w14:paraId="03F1D71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THEN</w:t>
      </w:r>
    </w:p>
    <w:p w14:paraId="6FD617F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IF apex_application.g_f10 (i) &lt;&gt;</w:t>
      </w:r>
    </w:p>
    <w:p w14:paraId="0361A9C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wwv_flow_item.md5 (apex_application.g_f02 (i),</w:t>
      </w:r>
    </w:p>
    <w:p w14:paraId="54BA4148"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apex_application.g_f03 (i),</w:t>
      </w:r>
    </w:p>
    <w:p w14:paraId="08673DC7"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apex_application.g_f04 (i),</w:t>
      </w:r>
    </w:p>
    <w:p w14:paraId="7BB9ADD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apex_application.g_f05 (i),</w:t>
      </w:r>
    </w:p>
    <w:p w14:paraId="1D500EC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apex_application.g_f06 (i),</w:t>
      </w:r>
    </w:p>
    <w:p w14:paraId="2354400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apex_application.g_f07 (i),</w:t>
      </w:r>
    </w:p>
    <w:p w14:paraId="72288AC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apex_application.g_f08 (i),</w:t>
      </w:r>
    </w:p>
    <w:p w14:paraId="185FFBE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apex_application.g_f09 (i)</w:t>
      </w:r>
    </w:p>
    <w:p w14:paraId="354EEAF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w:t>
      </w:r>
    </w:p>
    <w:p w14:paraId="2F99B63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THEN</w:t>
      </w:r>
    </w:p>
    <w:p w14:paraId="36F1233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lastRenderedPageBreak/>
        <w:t xml:space="preserve">                  UPDATE emp</w:t>
      </w:r>
    </w:p>
    <w:p w14:paraId="5BDFF14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SET ename = apex_application.g_f03 (i),</w:t>
      </w:r>
    </w:p>
    <w:p w14:paraId="39373E6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job = apex_application.g_f04 (i),</w:t>
      </w:r>
    </w:p>
    <w:p w14:paraId="1760DB12"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mgr = apex_application.g_f05 (i),</w:t>
      </w:r>
    </w:p>
    <w:p w14:paraId="79C0EE1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hiredate = apex_application.g_f06 (i),</w:t>
      </w:r>
    </w:p>
    <w:p w14:paraId="797BF805"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sal = apex_application.g_f07 (i),</w:t>
      </w:r>
    </w:p>
    <w:p w14:paraId="23E6D33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comm = apex_application.g_f08 (i),</w:t>
      </w:r>
    </w:p>
    <w:p w14:paraId="694211D6" w14:textId="77777777" w:rsidR="0064446D" w:rsidRDefault="005D2C45" w:rsidP="0064446D">
      <w:pPr>
        <w:autoSpaceDE w:val="0"/>
        <w:autoSpaceDN w:val="0"/>
        <w:adjustRightInd w:val="0"/>
        <w:spacing w:after="0"/>
        <w:rPr>
          <w:rFonts w:ascii="Courier" w:eastAsiaTheme="minorHAnsi" w:hAnsi="Courier" w:cs="Courier"/>
          <w:sz w:val="20"/>
          <w:szCs w:val="20"/>
          <w:highlight w:val="white"/>
        </w:rPr>
      </w:pPr>
      <w:r w:rsidRPr="005D2C45">
        <w:rPr>
          <w:rStyle w:val="CodeCharacterInline"/>
          <w:rFonts w:eastAsiaTheme="minorHAnsi" w:cs="Courier New"/>
          <w:sz w:val="20"/>
          <w:szCs w:val="20"/>
          <w:highlight w:val="white"/>
        </w:rPr>
        <w:t xml:space="preserve">                         deptno = apex_application.g_f09 (i)</w:t>
      </w:r>
      <w:r w:rsidR="0064446D" w:rsidRPr="0064446D">
        <w:rPr>
          <w:rFonts w:ascii="Courier" w:eastAsiaTheme="minorHAnsi" w:hAnsi="Courier" w:cs="Courier"/>
          <w:sz w:val="20"/>
          <w:szCs w:val="20"/>
          <w:highlight w:val="white"/>
        </w:rPr>
        <w:t xml:space="preserve"> </w:t>
      </w:r>
    </w:p>
    <w:p w14:paraId="26B340AB" w14:textId="77777777" w:rsidR="005D2C45" w:rsidRPr="0064446D" w:rsidRDefault="0064446D" w:rsidP="0064446D">
      <w:pPr>
        <w:autoSpaceDE w:val="0"/>
        <w:autoSpaceDN w:val="0"/>
        <w:adjustRightInd w:val="0"/>
        <w:spacing w:after="0"/>
        <w:rPr>
          <w:rStyle w:val="CodeCharacterInline"/>
          <w:rFonts w:eastAsiaTheme="minorHAnsi"/>
          <w:sz w:val="20"/>
          <w:szCs w:val="20"/>
          <w:highlight w:val="white"/>
        </w:rPr>
      </w:pPr>
      <w:r w:rsidRPr="0064446D">
        <w:rPr>
          <w:rStyle w:val="CodeCharacterInline"/>
          <w:rFonts w:eastAsiaTheme="minorHAnsi"/>
          <w:sz w:val="20"/>
          <w:szCs w:val="20"/>
          <w:highlight w:val="white"/>
        </w:rPr>
        <w:t xml:space="preserve">                   WHERE empno = apex_application.g_f02 (i);</w:t>
      </w:r>
    </w:p>
    <w:p w14:paraId="45C4B89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p>
    <w:p w14:paraId="26EB265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v_upd_count := v_upd_count + 1;</w:t>
      </w:r>
    </w:p>
    <w:p w14:paraId="262BBAF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 IF;</w:t>
      </w:r>
    </w:p>
    <w:p w14:paraId="76B169C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ELSE</w:t>
      </w:r>
    </w:p>
    <w:p w14:paraId="0F32F5E5"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INSERT INTO emp</w:t>
      </w:r>
    </w:p>
    <w:p w14:paraId="31101182"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(ename,</w:t>
      </w:r>
    </w:p>
    <w:p w14:paraId="507C6E5C"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job,</w:t>
      </w:r>
    </w:p>
    <w:p w14:paraId="50A299DC"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mgr,</w:t>
      </w:r>
    </w:p>
    <w:p w14:paraId="08F56FF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hiredate,</w:t>
      </w:r>
    </w:p>
    <w:p w14:paraId="4AD5A89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sal,</w:t>
      </w:r>
    </w:p>
    <w:p w14:paraId="01B21389"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comm,</w:t>
      </w:r>
    </w:p>
    <w:p w14:paraId="27A41E5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deptno</w:t>
      </w:r>
    </w:p>
    <w:p w14:paraId="5E2D2349"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w:t>
      </w:r>
    </w:p>
    <w:p w14:paraId="04AF8808"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VALUES (apex_application.g_f03 (i),</w:t>
      </w:r>
    </w:p>
    <w:p w14:paraId="5D024C95"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apex_application.g_f04 (i),</w:t>
      </w:r>
    </w:p>
    <w:p w14:paraId="3C40DA6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apex_application.g_f05 (i),</w:t>
      </w:r>
    </w:p>
    <w:p w14:paraId="1F068472"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apex_application.g_f06 (i),</w:t>
      </w:r>
    </w:p>
    <w:p w14:paraId="5813CEA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apex_application.g_f07 (i),</w:t>
      </w:r>
    </w:p>
    <w:p w14:paraId="0AEB89D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apex_application.g_f08 (i),</w:t>
      </w:r>
    </w:p>
    <w:p w14:paraId="091437F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apex_application.g_f09 (i)</w:t>
      </w:r>
    </w:p>
    <w:p w14:paraId="67B44C1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w:t>
      </w:r>
    </w:p>
    <w:p w14:paraId="0AD8A34B"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p>
    <w:p w14:paraId="33FD34E9"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v_ins_count := v_ins_count + 1;</w:t>
      </w:r>
    </w:p>
    <w:p w14:paraId="13E39F1F"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 IF;</w:t>
      </w:r>
    </w:p>
    <w:p w14:paraId="1E5C1EE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EXCEPTION</w:t>
      </w:r>
    </w:p>
    <w:p w14:paraId="4F19ADE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WHEN OTHERS</w:t>
      </w:r>
    </w:p>
    <w:p w14:paraId="27313CA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THEN</w:t>
      </w:r>
    </w:p>
    <w:p w14:paraId="26F196CF"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p_message := p_message || SQLERRM;</w:t>
      </w:r>
    </w:p>
    <w:p w14:paraId="1D335480"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w:t>
      </w:r>
    </w:p>
    <w:p w14:paraId="553D690C"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 LOOP;</w:t>
      </w:r>
    </w:p>
    <w:p w14:paraId="2FF3D431"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p>
    <w:p w14:paraId="382025A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IF v_ins_count &gt; 0 OR v_upd_count &gt; 0</w:t>
      </w:r>
    </w:p>
    <w:p w14:paraId="445261CC"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THEN</w:t>
      </w:r>
    </w:p>
    <w:p w14:paraId="277EA3E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p_message :=</w:t>
      </w:r>
    </w:p>
    <w:p w14:paraId="4063AC9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p_message</w:t>
      </w:r>
    </w:p>
    <w:p w14:paraId="4AE1E3F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v_ins_count</w:t>
      </w:r>
    </w:p>
    <w:p w14:paraId="56F462C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 row(s) inserted. '</w:t>
      </w:r>
    </w:p>
    <w:p w14:paraId="787DA45C"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v_upd_count</w:t>
      </w:r>
    </w:p>
    <w:p w14:paraId="07174F3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 row(s) updated.';</w:t>
      </w:r>
    </w:p>
    <w:p w14:paraId="2447ADB4"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 IF;</w:t>
      </w:r>
    </w:p>
    <w:p w14:paraId="6CDFA45C"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EXCEPTION</w:t>
      </w:r>
    </w:p>
    <w:p w14:paraId="5AB152AF"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WHEN OTHERS</w:t>
      </w:r>
    </w:p>
    <w:p w14:paraId="5FBDE7C0"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THEN</w:t>
      </w:r>
    </w:p>
    <w:p w14:paraId="1370AB5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p_message := SQLERRM;</w:t>
      </w:r>
    </w:p>
    <w:p w14:paraId="6469BC0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lastRenderedPageBreak/>
        <w:t xml:space="preserve">   END save_emp_custom;</w:t>
      </w:r>
    </w:p>
    <w:p w14:paraId="475E9AA7"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p>
    <w:p w14:paraId="135FD129"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FUNCTION validate_emp_comm</w:t>
      </w:r>
    </w:p>
    <w:p w14:paraId="5DE7D93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RETURN VARCHAR2</w:t>
      </w:r>
    </w:p>
    <w:p w14:paraId="22855CE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IS</w:t>
      </w:r>
    </w:p>
    <w:p w14:paraId="714A447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v_message   VARCHAR2 (4000);</w:t>
      </w:r>
    </w:p>
    <w:p w14:paraId="49325430"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BEGIN</w:t>
      </w:r>
    </w:p>
    <w:p w14:paraId="2AD49B1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FOR i IN 1 .. apex_application.g_f02.COUNT</w:t>
      </w:r>
    </w:p>
    <w:p w14:paraId="394F9408"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LOOP</w:t>
      </w:r>
    </w:p>
    <w:p w14:paraId="3CEED158"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IF     apex_application.g_f09 (i) &lt;&gt; 30</w:t>
      </w:r>
    </w:p>
    <w:p w14:paraId="30E2000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AND apex_application.g_f08 (i) IS NOT NULL</w:t>
      </w:r>
    </w:p>
    <w:p w14:paraId="6927C4F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THEN</w:t>
      </w:r>
    </w:p>
    <w:p w14:paraId="35BC08F4"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v_message :=</w:t>
      </w:r>
    </w:p>
    <w:p w14:paraId="09B04E96"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v_message</w:t>
      </w:r>
    </w:p>
    <w:p w14:paraId="4BC39114"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'&lt;br/&gt;'</w:t>
      </w:r>
    </w:p>
    <w:p w14:paraId="28A19C23"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'Commission is allowed for the sales department only.'</w:t>
      </w:r>
    </w:p>
    <w:p w14:paraId="5AEFA575"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 (Row '</w:t>
      </w:r>
    </w:p>
    <w:p w14:paraId="36AB62EE"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i</w:t>
      </w:r>
    </w:p>
    <w:p w14:paraId="67FF0DBD"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 ')';</w:t>
      </w:r>
    </w:p>
    <w:p w14:paraId="3EBEFE3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 IF;</w:t>
      </w:r>
    </w:p>
    <w:p w14:paraId="402BC67F"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END LOOP;</w:t>
      </w:r>
    </w:p>
    <w:p w14:paraId="6A6ABE4A"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p>
    <w:p w14:paraId="1C131A04"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v_message := LTRIM (v_message, '&lt;br/&gt;');</w:t>
      </w:r>
    </w:p>
    <w:p w14:paraId="23D9CBF8" w14:textId="77777777" w:rsidR="005D2C45" w:rsidRPr="005D2C45" w:rsidRDefault="005D2C45" w:rsidP="005D2C45">
      <w:pPr>
        <w:autoSpaceDE w:val="0"/>
        <w:autoSpaceDN w:val="0"/>
        <w:adjustRightInd w:val="0"/>
        <w:spacing w:after="0"/>
        <w:rPr>
          <w:rStyle w:val="CodeCharacterInline"/>
          <w:rFonts w:eastAsiaTheme="minorHAnsi" w:cs="Courier New"/>
          <w:sz w:val="20"/>
          <w:szCs w:val="20"/>
          <w:highlight w:val="white"/>
        </w:rPr>
      </w:pPr>
      <w:r w:rsidRPr="005D2C45">
        <w:rPr>
          <w:rStyle w:val="CodeCharacterInline"/>
          <w:rFonts w:eastAsiaTheme="minorHAnsi" w:cs="Courier New"/>
          <w:sz w:val="20"/>
          <w:szCs w:val="20"/>
          <w:highlight w:val="white"/>
        </w:rPr>
        <w:t xml:space="preserve">      RETURN v_message;</w:t>
      </w:r>
    </w:p>
    <w:p w14:paraId="7572ABA1" w14:textId="77777777" w:rsidR="005D2C45" w:rsidRPr="005D2C45" w:rsidRDefault="005D2C45" w:rsidP="005D2C45">
      <w:pPr>
        <w:rPr>
          <w:rStyle w:val="CodeCharacterInline"/>
          <w:rFonts w:cs="Courier New"/>
          <w:sz w:val="20"/>
          <w:szCs w:val="20"/>
        </w:rPr>
      </w:pPr>
      <w:r w:rsidRPr="005D2C45">
        <w:rPr>
          <w:rStyle w:val="CodeCharacterInline"/>
          <w:rFonts w:eastAsiaTheme="minorHAnsi" w:cs="Courier New"/>
          <w:sz w:val="20"/>
          <w:szCs w:val="20"/>
          <w:highlight w:val="white"/>
        </w:rPr>
        <w:t xml:space="preserve">   END validate_emp_comm;</w:t>
      </w:r>
    </w:p>
    <w:p w14:paraId="4B2F24B7" w14:textId="77777777" w:rsidR="009F6794" w:rsidRDefault="005D2C45" w:rsidP="009F6794">
      <w:r>
        <w:rPr>
          <w:noProof/>
        </w:rPr>
        <mc:AlternateContent>
          <mc:Choice Requires="wps">
            <w:drawing>
              <wp:anchor distT="0" distB="0" distL="114300" distR="114300" simplePos="0" relativeHeight="251831296" behindDoc="0" locked="0" layoutInCell="1" allowOverlap="1" wp14:anchorId="656C7AD4" wp14:editId="0DB1058A">
                <wp:simplePos x="0" y="0"/>
                <wp:positionH relativeFrom="column">
                  <wp:posOffset>640715</wp:posOffset>
                </wp:positionH>
                <wp:positionV relativeFrom="paragraph">
                  <wp:posOffset>241935</wp:posOffset>
                </wp:positionV>
                <wp:extent cx="4265295" cy="514350"/>
                <wp:effectExtent l="0" t="0" r="1905"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12BB0" w14:textId="77777777" w:rsidR="0062523E" w:rsidRPr="00B161E2" w:rsidRDefault="0062523E" w:rsidP="005D2C45">
                            <w:pPr>
                              <w:pStyle w:val="FigureCaption"/>
                              <w:rPr>
                                <w:sz w:val="23"/>
                              </w:rPr>
                            </w:pPr>
                            <w:r>
                              <w:t>Snippet 3.8: Manual Tabular Form – Update and Validation Processes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50.45pt;margin-top:19.05pt;width:335.85pt;height:4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kHfwIAAAg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" stroked="f">
                <v:textbox inset="0,0,0,0">
                  <w:txbxContent>
                    <w:p w:rsidR="00A97698" w:rsidRPr="00B161E2" w:rsidRDefault="00A97698" w:rsidP="005D2C45">
                      <w:pPr>
                        <w:pStyle w:val="FigureCaption"/>
                        <w:rPr>
                          <w:sz w:val="23"/>
                        </w:rPr>
                      </w:pPr>
                      <w:r>
                        <w:t>Snippet 3.8: Manual Tabular Form – Update and Validation Processes</w:t>
                      </w:r>
                    </w:p>
                  </w:txbxContent>
                </v:textbox>
                <w10:wrap type="topAndBottom"/>
              </v:shape>
            </w:pict>
          </mc:Fallback>
        </mc:AlternateContent>
      </w:r>
    </w:p>
    <w:p w14:paraId="6AA0699A" w14:textId="77777777" w:rsidR="000543B6" w:rsidRDefault="00445F81" w:rsidP="009F6794">
      <w:r>
        <w:t>The update / insert process will loop through the array of EMPNO (g_f02) and for all rows containing the primary key compare the original checksum with the new calculated checksum. If there is a difference it will update the corresponding rows and update the counter. For the added rows where the array is NULL it will insert a new row.</w:t>
      </w:r>
      <w:r w:rsidR="008B6553">
        <w:t xml:space="preserve"> We will use this PL/SQL block to start that process:</w:t>
      </w:r>
    </w:p>
    <w:p w14:paraId="27003315" w14:textId="77777777" w:rsidR="008B6553" w:rsidRPr="00816FF6" w:rsidRDefault="008B6553" w:rsidP="00816FF6">
      <w:pPr>
        <w:pStyle w:val="CodeListing"/>
      </w:pPr>
      <w:r w:rsidRPr="00816FF6">
        <w:t>BEGIN</w:t>
      </w:r>
    </w:p>
    <w:p w14:paraId="4DB462F4" w14:textId="77777777" w:rsidR="008B6553" w:rsidRPr="00816FF6" w:rsidRDefault="008B6553" w:rsidP="00816FF6">
      <w:pPr>
        <w:pStyle w:val="CodeListing"/>
      </w:pPr>
      <w:r w:rsidRPr="00816FF6">
        <w:t xml:space="preserve">   tab_form_emp_pkg.save_emp_custom (:t_message);</w:t>
      </w:r>
    </w:p>
    <w:p w14:paraId="1C44F892" w14:textId="77777777" w:rsidR="008B6553" w:rsidRPr="00816FF6" w:rsidRDefault="008B6553" w:rsidP="00816FF6">
      <w:pPr>
        <w:pStyle w:val="CodeListing"/>
      </w:pPr>
      <w:r w:rsidRPr="00816FF6">
        <w:t>END;</w:t>
      </w:r>
    </w:p>
    <w:p w14:paraId="1D00A8EC" w14:textId="77777777" w:rsidR="008B6553" w:rsidRDefault="008B6553" w:rsidP="009F6794">
      <w:proofErr w:type="gramStart"/>
      <w:r>
        <w:t>and</w:t>
      </w:r>
      <w:proofErr w:type="gramEnd"/>
      <w:r>
        <w:t xml:space="preserve"> put our</w:t>
      </w:r>
    </w:p>
    <w:p w14:paraId="3D5D1BD5" w14:textId="77777777" w:rsidR="008B6553" w:rsidRPr="00816FF6" w:rsidRDefault="008B6553" w:rsidP="00816FF6">
      <w:pPr>
        <w:pStyle w:val="CodeListing"/>
      </w:pPr>
      <w:r w:rsidRPr="00816FF6">
        <w:t>&amp;T_MESSAGE.</w:t>
      </w:r>
    </w:p>
    <w:p w14:paraId="380199C3" w14:textId="77777777" w:rsidR="008B6553" w:rsidRDefault="008B6553" w:rsidP="009F6794">
      <w:proofErr w:type="gramStart"/>
      <w:r>
        <w:t>in</w:t>
      </w:r>
      <w:proofErr w:type="gramEnd"/>
      <w:r>
        <w:t xml:space="preserve"> the it in the </w:t>
      </w:r>
      <w:r w:rsidRPr="008B6553">
        <w:t>Process Success Message</w:t>
      </w:r>
      <w:r>
        <w:t xml:space="preserve"> section.</w:t>
      </w:r>
    </w:p>
    <w:p w14:paraId="3074B072" w14:textId="77777777" w:rsidR="00445F81" w:rsidRDefault="00445F81" w:rsidP="009F6794">
      <w:r>
        <w:lastRenderedPageBreak/>
        <w:t>The validation process is fairly simple. It will also loop through the array of EMPNO (g_f02) and check if there is an entry for COMM column (g_f08) where DEPTNO (g_f09) is different than SALES (value 30).</w:t>
      </w:r>
      <w:r w:rsidR="008B6553">
        <w:t xml:space="preserve"> We will use this PL/SQL block for the validation:</w:t>
      </w:r>
    </w:p>
    <w:p w14:paraId="07A1E0C1" w14:textId="77777777" w:rsidR="008B6553" w:rsidRDefault="008B6553" w:rsidP="00816FF6">
      <w:pPr>
        <w:pStyle w:val="CodeListing"/>
      </w:pPr>
      <w:r>
        <w:t>BEGIN</w:t>
      </w:r>
    </w:p>
    <w:p w14:paraId="68380FB2" w14:textId="77777777" w:rsidR="008B6553" w:rsidRDefault="008B6553" w:rsidP="00816FF6">
      <w:pPr>
        <w:pStyle w:val="CodeListing"/>
      </w:pPr>
      <w:r>
        <w:t xml:space="preserve">   RETURN tab_form_emp_pkg.validate_emp_comm;</w:t>
      </w:r>
    </w:p>
    <w:p w14:paraId="49BF19B9" w14:textId="77777777" w:rsidR="008B6553" w:rsidRDefault="008B6553" w:rsidP="00816FF6">
      <w:pPr>
        <w:pStyle w:val="CodeListing"/>
      </w:pPr>
      <w:r>
        <w:t>END;</w:t>
      </w:r>
    </w:p>
    <w:p w14:paraId="434AA3ED" w14:textId="77777777" w:rsidR="00445F81" w:rsidRDefault="00445F81" w:rsidP="009F6794">
      <w:r>
        <w:t>We can now test our form to confirm that it works as expected.</w:t>
      </w:r>
    </w:p>
    <w:p w14:paraId="217F8D25" w14:textId="77777777" w:rsidR="00445F81" w:rsidRDefault="0064446D" w:rsidP="009F6794">
      <w:r>
        <w:rPr>
          <w:noProof/>
        </w:rPr>
        <w:drawing>
          <wp:inline distT="0" distB="0" distL="0" distR="0" wp14:anchorId="5B2E2F89" wp14:editId="15E281A6">
            <wp:extent cx="5184140" cy="3137160"/>
            <wp:effectExtent l="0" t="0" r="0" b="635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84140" cy="3137160"/>
                    </a:xfrm>
                    <a:prstGeom prst="rect">
                      <a:avLst/>
                    </a:prstGeom>
                  </pic:spPr>
                </pic:pic>
              </a:graphicData>
            </a:graphic>
          </wp:inline>
        </w:drawing>
      </w:r>
    </w:p>
    <w:p w14:paraId="35569A4F" w14:textId="77777777" w:rsidR="000543B6" w:rsidRDefault="00445F81" w:rsidP="009F6794">
      <w:r>
        <w:rPr>
          <w:noProof/>
        </w:rPr>
        <mc:AlternateContent>
          <mc:Choice Requires="wps">
            <w:drawing>
              <wp:anchor distT="0" distB="0" distL="114300" distR="114300" simplePos="0" relativeHeight="251833344" behindDoc="0" locked="0" layoutInCell="1" allowOverlap="1" wp14:anchorId="2D947FD8" wp14:editId="34F94056">
                <wp:simplePos x="0" y="0"/>
                <wp:positionH relativeFrom="column">
                  <wp:posOffset>796925</wp:posOffset>
                </wp:positionH>
                <wp:positionV relativeFrom="paragraph">
                  <wp:posOffset>153035</wp:posOffset>
                </wp:positionV>
                <wp:extent cx="4265295" cy="514350"/>
                <wp:effectExtent l="0" t="0" r="1905" b="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50E6" w14:textId="77777777" w:rsidR="0062523E" w:rsidRPr="00EC0BA1" w:rsidRDefault="0062523E" w:rsidP="00445F81">
                            <w:pPr>
                              <w:pStyle w:val="FigureCaption"/>
                            </w:pPr>
                            <w:r>
                              <w:t>Figure 3.21: Manual Tabular 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62.75pt;margin-top:12.05pt;width:335.85pt;height:4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IrfwIAAAg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" stroked="f">
                <v:textbox inset="0,0,0,0">
                  <w:txbxContent>
                    <w:p w:rsidR="00A97698" w:rsidRPr="00EC0BA1" w:rsidRDefault="00A97698" w:rsidP="00445F81">
                      <w:pPr>
                        <w:pStyle w:val="FigureCaption"/>
                      </w:pPr>
                      <w:r>
                        <w:t>Figure 3.21: Manual Tabular Form</w:t>
                      </w:r>
                    </w:p>
                  </w:txbxContent>
                </v:textbox>
                <w10:wrap type="topAndBottom"/>
              </v:shape>
            </w:pict>
          </mc:Fallback>
        </mc:AlternateContent>
      </w:r>
    </w:p>
    <w:p w14:paraId="566AA8AE" w14:textId="77777777" w:rsidR="000543B6" w:rsidRDefault="00121DD3" w:rsidP="009F6794">
      <w:r>
        <w:rPr>
          <w:noProof/>
        </w:rPr>
        <w:drawing>
          <wp:inline distT="0" distB="0" distL="0" distR="0" wp14:anchorId="5925E5ED" wp14:editId="1DF2A844">
            <wp:extent cx="5229225" cy="128587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5801" cy="1287492"/>
                    </a:xfrm>
                    <a:prstGeom prst="rect">
                      <a:avLst/>
                    </a:prstGeom>
                  </pic:spPr>
                </pic:pic>
              </a:graphicData>
            </a:graphic>
          </wp:inline>
        </w:drawing>
      </w:r>
    </w:p>
    <w:p w14:paraId="54D60F33" w14:textId="77777777" w:rsidR="000543B6" w:rsidRDefault="00121DD3" w:rsidP="009F6794">
      <w:r>
        <w:rPr>
          <w:noProof/>
        </w:rPr>
        <w:lastRenderedPageBreak/>
        <w:drawing>
          <wp:inline distT="0" distB="0" distL="0" distR="0" wp14:anchorId="012DF327" wp14:editId="5AD5C65B">
            <wp:extent cx="5184140" cy="626109"/>
            <wp:effectExtent l="0" t="0" r="0"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84140" cy="626109"/>
                    </a:xfrm>
                    <a:prstGeom prst="rect">
                      <a:avLst/>
                    </a:prstGeom>
                  </pic:spPr>
                </pic:pic>
              </a:graphicData>
            </a:graphic>
          </wp:inline>
        </w:drawing>
      </w:r>
    </w:p>
    <w:p w14:paraId="3311F843" w14:textId="77777777" w:rsidR="000543B6" w:rsidRDefault="00121DD3" w:rsidP="009F6794">
      <w:r>
        <w:rPr>
          <w:noProof/>
        </w:rPr>
        <mc:AlternateContent>
          <mc:Choice Requires="wps">
            <w:drawing>
              <wp:anchor distT="0" distB="0" distL="114300" distR="114300" simplePos="0" relativeHeight="251835392" behindDoc="0" locked="0" layoutInCell="1" allowOverlap="1" wp14:anchorId="56276AD3" wp14:editId="4139F6D2">
                <wp:simplePos x="0" y="0"/>
                <wp:positionH relativeFrom="column">
                  <wp:posOffset>796925</wp:posOffset>
                </wp:positionH>
                <wp:positionV relativeFrom="paragraph">
                  <wp:posOffset>328930</wp:posOffset>
                </wp:positionV>
                <wp:extent cx="4265295" cy="514350"/>
                <wp:effectExtent l="0" t="0" r="1905"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F4303" w14:textId="77777777" w:rsidR="0062523E" w:rsidRPr="00EC0BA1" w:rsidRDefault="0062523E" w:rsidP="00121DD3">
                            <w:pPr>
                              <w:pStyle w:val="FigureCaption"/>
                            </w:pPr>
                            <w:r>
                              <w:t>Figure 3.22 / 3.23: Manual Tabular Form – Success Message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margin-left:62.75pt;margin-top:25.9pt;width:335.85pt;height:4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yafgIAAAg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" stroked="f">
                <v:textbox inset="0,0,0,0">
                  <w:txbxContent>
                    <w:p w:rsidR="00A97698" w:rsidRPr="00EC0BA1" w:rsidRDefault="00A97698" w:rsidP="00121DD3">
                      <w:pPr>
                        <w:pStyle w:val="FigureCaption"/>
                      </w:pPr>
                      <w:r>
                        <w:t>Figure 3.22 / 3.23: Manual Tabular Form – Success Message</w:t>
                      </w:r>
                    </w:p>
                  </w:txbxContent>
                </v:textbox>
                <w10:wrap type="topAndBottom"/>
              </v:shape>
            </w:pict>
          </mc:Fallback>
        </mc:AlternateContent>
      </w:r>
    </w:p>
    <w:p w14:paraId="536DE8EC" w14:textId="77777777" w:rsidR="000543B6" w:rsidRDefault="000543B6" w:rsidP="009F6794"/>
    <w:p w14:paraId="3A8D839F" w14:textId="77777777" w:rsidR="000543B6" w:rsidRDefault="00121DD3" w:rsidP="009F6794">
      <w:r>
        <w:rPr>
          <w:noProof/>
        </w:rPr>
        <w:drawing>
          <wp:inline distT="0" distB="0" distL="0" distR="0" wp14:anchorId="67BEABC8" wp14:editId="18D0FB2A">
            <wp:extent cx="5184140" cy="92318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4140" cy="923180"/>
                    </a:xfrm>
                    <a:prstGeom prst="rect">
                      <a:avLst/>
                    </a:prstGeom>
                  </pic:spPr>
                </pic:pic>
              </a:graphicData>
            </a:graphic>
          </wp:inline>
        </w:drawing>
      </w:r>
    </w:p>
    <w:p w14:paraId="61FF3517" w14:textId="77777777" w:rsidR="00121DD3" w:rsidRDefault="00121DD3" w:rsidP="009F6794">
      <w:r>
        <w:rPr>
          <w:noProof/>
        </w:rPr>
        <w:drawing>
          <wp:inline distT="0" distB="0" distL="0" distR="0" wp14:anchorId="24403621" wp14:editId="4E69487C">
            <wp:extent cx="5184140" cy="1199859"/>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84140" cy="1199859"/>
                    </a:xfrm>
                    <a:prstGeom prst="rect">
                      <a:avLst/>
                    </a:prstGeom>
                  </pic:spPr>
                </pic:pic>
              </a:graphicData>
            </a:graphic>
          </wp:inline>
        </w:drawing>
      </w:r>
    </w:p>
    <w:p w14:paraId="16A49464" w14:textId="77777777" w:rsidR="00121DD3" w:rsidRDefault="00121DD3" w:rsidP="009F6794">
      <w:r>
        <w:rPr>
          <w:noProof/>
        </w:rPr>
        <mc:AlternateContent>
          <mc:Choice Requires="wps">
            <w:drawing>
              <wp:anchor distT="0" distB="0" distL="114300" distR="114300" simplePos="0" relativeHeight="251837440" behindDoc="0" locked="0" layoutInCell="1" allowOverlap="1" wp14:anchorId="380E953D" wp14:editId="228016FC">
                <wp:simplePos x="0" y="0"/>
                <wp:positionH relativeFrom="column">
                  <wp:posOffset>644525</wp:posOffset>
                </wp:positionH>
                <wp:positionV relativeFrom="paragraph">
                  <wp:posOffset>230505</wp:posOffset>
                </wp:positionV>
                <wp:extent cx="4265295" cy="514350"/>
                <wp:effectExtent l="0" t="0" r="1905" b="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ED115" w14:textId="77777777" w:rsidR="0062523E" w:rsidRPr="00EC0BA1" w:rsidRDefault="0062523E" w:rsidP="00121DD3">
                            <w:pPr>
                              <w:pStyle w:val="FigureCaption"/>
                            </w:pPr>
                            <w:r>
                              <w:t>Figure 3.24 / 3.25: Manual Tabular Form – Validation Error Message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margin-left:50.75pt;margin-top:18.15pt;width:335.85pt;height:40.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" stroked="f">
                <v:textbox inset="0,0,0,0">
                  <w:txbxContent>
                    <w:p w:rsidR="00A97698" w:rsidRPr="00EC0BA1" w:rsidRDefault="00A97698" w:rsidP="00121DD3">
                      <w:pPr>
                        <w:pStyle w:val="FigureCaption"/>
                      </w:pPr>
                      <w:r>
                        <w:t>Figure 3.24 / 3.25: Manual Tabular Form – Validation Error Message</w:t>
                      </w:r>
                    </w:p>
                  </w:txbxContent>
                </v:textbox>
                <w10:wrap type="topAndBottom"/>
              </v:shape>
            </w:pict>
          </mc:Fallback>
        </mc:AlternateContent>
      </w:r>
    </w:p>
    <w:p w14:paraId="42DD7C6C" w14:textId="77777777" w:rsidR="00121DD3" w:rsidRDefault="00121DD3" w:rsidP="00121DD3">
      <w:pPr>
        <w:pStyle w:val="NoteTipCaution"/>
      </w:pPr>
      <w:r>
        <w:t>CAUTION: If we use a standard tabular form, you will not lose our changes after a validation error stops the page processing. In a manual tabular form the changes will be lost. If you want to keep the changes you will need to display the validation error on an error page or create a workaround using collections.</w:t>
      </w:r>
    </w:p>
    <w:p w14:paraId="45FB08A3" w14:textId="77777777" w:rsidR="00075C7D" w:rsidRPr="00BB3CCA" w:rsidRDefault="00075C7D" w:rsidP="00075C7D">
      <w:pPr>
        <w:pStyle w:val="Heading2"/>
      </w:pPr>
      <w:r>
        <w:t>Tabular Forms and Collections</w:t>
      </w:r>
    </w:p>
    <w:p w14:paraId="4A87210B" w14:textId="77777777" w:rsidR="00121DD3" w:rsidRDefault="00075C7D" w:rsidP="00075C7D">
      <w:r>
        <w:t xml:space="preserve">Collection is one of the greatest features of APEX. APEX Collection is a set of tables, packaged procedures and functions for maintaining of session related data. We can use it to create, modify and delete our own datasets without having to touch the original source. Once the </w:t>
      </w:r>
      <w:r>
        <w:lastRenderedPageBreak/>
        <w:t>processing is done, we can decide either to save it back to the source (insert, update or delete) or to discard our changes.</w:t>
      </w:r>
      <w:r w:rsidR="00910C07">
        <w:t xml:space="preserve"> If we log off or somehow lose our session, we will not be able to retrieve that data again.</w:t>
      </w:r>
    </w:p>
    <w:p w14:paraId="3D0B75F1" w14:textId="77777777" w:rsidR="00B1189E" w:rsidRDefault="00B1189E" w:rsidP="00075C7D">
      <w:r>
        <w:t xml:space="preserve">If there is a need to use a collection, we will probably talk about a small portion of data or about a window. </w:t>
      </w:r>
    </w:p>
    <w:p w14:paraId="7BB87B4F" w14:textId="77777777" w:rsidR="00B1189E" w:rsidRDefault="00B1189E" w:rsidP="00075C7D">
      <w:r>
        <w:rPr>
          <w:noProof/>
        </w:rPr>
        <mc:AlternateContent>
          <mc:Choice Requires="wps">
            <w:drawing>
              <wp:anchor distT="0" distB="0" distL="114300" distR="114300" simplePos="0" relativeHeight="251839488" behindDoc="0" locked="0" layoutInCell="1" allowOverlap="1" wp14:anchorId="26FE8283" wp14:editId="0CE1A194">
                <wp:simplePos x="0" y="0"/>
                <wp:positionH relativeFrom="column">
                  <wp:posOffset>549275</wp:posOffset>
                </wp:positionH>
                <wp:positionV relativeFrom="paragraph">
                  <wp:posOffset>3909695</wp:posOffset>
                </wp:positionV>
                <wp:extent cx="4265295" cy="514350"/>
                <wp:effectExtent l="0" t="0" r="1905" b="0"/>
                <wp:wrapTopAndBottom/>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44E1F" w14:textId="77777777" w:rsidR="0062523E" w:rsidRPr="00EC0BA1" w:rsidRDefault="0062523E" w:rsidP="00B1189E">
                            <w:pPr>
                              <w:pStyle w:val="FigureCaption"/>
                            </w:pPr>
                            <w:r>
                              <w:t>Figure 3.26: APEX Collection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7" type="#_x0000_t202" style="position:absolute;margin-left:43.25pt;margin-top:307.85pt;width:335.85pt;height:4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" stroked="f">
                <v:textbox inset="0,0,0,0">
                  <w:txbxContent>
                    <w:p w:rsidR="00A97698" w:rsidRPr="00EC0BA1" w:rsidRDefault="00A97698" w:rsidP="00B1189E">
                      <w:pPr>
                        <w:pStyle w:val="FigureCaption"/>
                      </w:pPr>
                      <w:r>
                        <w:t>Figure 3.26: APEX Collection Data</w:t>
                      </w:r>
                    </w:p>
                  </w:txbxContent>
                </v:textbox>
                <w10:wrap type="topAndBottom"/>
              </v:shape>
            </w:pict>
          </mc:Fallback>
        </mc:AlternateContent>
      </w:r>
      <w:r>
        <w:rPr>
          <w:noProof/>
        </w:rPr>
        <w:drawing>
          <wp:inline distT="0" distB="0" distL="0" distR="0" wp14:anchorId="470050E7" wp14:editId="722C9936">
            <wp:extent cx="5184140" cy="3789850"/>
            <wp:effectExtent l="0" t="0" r="0" b="127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84140" cy="3789850"/>
                    </a:xfrm>
                    <a:prstGeom prst="rect">
                      <a:avLst/>
                    </a:prstGeom>
                  </pic:spPr>
                </pic:pic>
              </a:graphicData>
            </a:graphic>
          </wp:inline>
        </w:drawing>
      </w:r>
    </w:p>
    <w:p w14:paraId="6F5F80F4" w14:textId="77777777" w:rsidR="00075C7D" w:rsidRDefault="00075C7D" w:rsidP="00075C7D"/>
    <w:p w14:paraId="3DE30933" w14:textId="77777777" w:rsidR="00071106" w:rsidRDefault="00B1189E" w:rsidP="009F6794">
      <w:r>
        <w:t xml:space="preserve">Although </w:t>
      </w:r>
      <w:ins w:id="6" w:author="John Scott" w:date="2011-03-07T22:35:00Z">
        <w:r w:rsidR="00714EA0">
          <w:t xml:space="preserve">a </w:t>
        </w:r>
      </w:ins>
      <w:r>
        <w:t xml:space="preserve">collection can accept almost an unlimited amount of data, it wouldn’t make sense to use it for loading </w:t>
      </w:r>
      <w:r w:rsidR="00071106">
        <w:t>hundred</w:t>
      </w:r>
      <w:del w:id="7" w:author="John Scott" w:date="2011-03-07T22:35:00Z">
        <w:r w:rsidR="00071106" w:rsidDel="00714EA0">
          <w:delText>th</w:delText>
        </w:r>
      </w:del>
      <w:r w:rsidR="00071106">
        <w:t>s or even thousands of records. It is designed to serve smaller datasets</w:t>
      </w:r>
      <w:ins w:id="8" w:author="John Scott" w:date="2011-03-07T22:35:00Z">
        <w:r w:rsidR="00714EA0">
          <w:t xml:space="preserve"> </w:t>
        </w:r>
        <w:proofErr w:type="gramStart"/>
        <w:r w:rsidR="00714EA0">
          <w:t>a</w:t>
        </w:r>
      </w:ins>
      <w:proofErr w:type="gramEnd"/>
      <w:del w:id="9" w:author="John Scott" w:date="2011-03-07T22:35:00Z">
        <w:r w:rsidR="00071106" w:rsidDel="00714EA0">
          <w:delText>. A</w:delText>
        </w:r>
      </w:del>
      <w:r w:rsidR="00071106">
        <w:t xml:space="preserve">nd it does it very well. </w:t>
      </w:r>
    </w:p>
    <w:p w14:paraId="49E4CD68" w14:textId="77777777" w:rsidR="00071106" w:rsidRDefault="00071106" w:rsidP="009F6794">
      <w:r>
        <w:t xml:space="preserve">Our goal is to show how to work with collections using Tabular Forms. We will demonstrate a couple of possible ways and techniques. This exercise will not cover all the details and the techniques we showed in </w:t>
      </w:r>
      <w:r>
        <w:lastRenderedPageBreak/>
        <w:t>the previous examples we will not repeat here (validations, data integrity, etc.). In this exercise we will:</w:t>
      </w:r>
    </w:p>
    <w:p w14:paraId="69A8ED7D" w14:textId="77777777" w:rsidR="00071106" w:rsidRPr="00071106" w:rsidRDefault="00071106" w:rsidP="00071106">
      <w:pPr>
        <w:pStyle w:val="ListBulletSub"/>
        <w:rPr>
          <w:rFonts w:ascii="Courier New" w:hAnsi="Courier New"/>
          <w:bCs/>
          <w:noProof/>
          <w:sz w:val="20"/>
          <w:szCs w:val="20"/>
        </w:rPr>
      </w:pPr>
      <w:r>
        <w:t>Create a collection containing all employees of one department</w:t>
      </w:r>
    </w:p>
    <w:p w14:paraId="10ABC508" w14:textId="77777777" w:rsidR="00071106" w:rsidRPr="00071106" w:rsidRDefault="00071106" w:rsidP="00071106">
      <w:pPr>
        <w:pStyle w:val="ListBulletSub"/>
        <w:rPr>
          <w:rFonts w:ascii="Courier New" w:hAnsi="Courier New"/>
          <w:bCs/>
          <w:noProof/>
          <w:sz w:val="20"/>
          <w:szCs w:val="20"/>
        </w:rPr>
      </w:pPr>
      <w:r>
        <w:t>Create a couple of alternate processes we could use for updating collections from a Tabular Form</w:t>
      </w:r>
    </w:p>
    <w:p w14:paraId="28B2779C" w14:textId="77777777" w:rsidR="00071106" w:rsidRPr="00071106" w:rsidRDefault="00777174" w:rsidP="00071106">
      <w:pPr>
        <w:pStyle w:val="ListBulletSub"/>
        <w:rPr>
          <w:rFonts w:ascii="Courier New" w:hAnsi="Courier New"/>
          <w:bCs/>
          <w:noProof/>
          <w:sz w:val="20"/>
          <w:szCs w:val="20"/>
        </w:rPr>
      </w:pPr>
      <w:r>
        <w:t>Create a process for updating the original source using collection data.</w:t>
      </w:r>
    </w:p>
    <w:p w14:paraId="61A35BE2" w14:textId="77777777" w:rsidR="000543B6" w:rsidRDefault="00071106" w:rsidP="009F6794">
      <w:r>
        <w:t xml:space="preserve">We will continue with the methods we used before and will keep all of our code in a package. We will use the APEX regions and processes only to make a call to that code. </w:t>
      </w:r>
      <w:r w:rsidR="00B1189E">
        <w:t xml:space="preserve"> </w:t>
      </w:r>
    </w:p>
    <w:p w14:paraId="5308E07E" w14:textId="77777777" w:rsidR="000543B6" w:rsidRDefault="00777174" w:rsidP="009F6794">
      <w:r>
        <w:t xml:space="preserve">First, we will create a </w:t>
      </w:r>
      <w:r w:rsidR="00D277EA">
        <w:t>view and a procedure:</w:t>
      </w:r>
    </w:p>
    <w:p w14:paraId="16991120" w14:textId="77777777" w:rsidR="00777174" w:rsidRPr="007B6990" w:rsidRDefault="00D277EA" w:rsidP="00777174">
      <w:pPr>
        <w:pStyle w:val="ListBulletSub"/>
        <w:rPr>
          <w:rFonts w:ascii="Courier New" w:hAnsi="Courier New"/>
          <w:bCs/>
          <w:noProof/>
          <w:sz w:val="20"/>
          <w:szCs w:val="20"/>
        </w:rPr>
      </w:pPr>
      <w:r>
        <w:t>Procedure for creating</w:t>
      </w:r>
      <w:r w:rsidR="00777174">
        <w:t xml:space="preserve"> a collection containing all employees of one department</w:t>
      </w:r>
      <w:r>
        <w:t>.</w:t>
      </w:r>
    </w:p>
    <w:p w14:paraId="0932B9D1" w14:textId="77777777" w:rsidR="00777174" w:rsidRDefault="00D277EA" w:rsidP="00D277EA">
      <w:pPr>
        <w:pStyle w:val="ListBulletSub"/>
      </w:pPr>
      <w:r>
        <w:t>Create a view</w:t>
      </w:r>
      <w:r w:rsidR="007B6990">
        <w:t xml:space="preserve"> upon that collection.</w:t>
      </w:r>
      <w:r>
        <w:t xml:space="preserve"> </w:t>
      </w:r>
    </w:p>
    <w:p w14:paraId="7A0F3B73" w14:textId="77777777" w:rsidR="00632F75" w:rsidRDefault="00D277EA" w:rsidP="00632F75">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PROCEDURE create_emp_collection (p_deptno IN NUMBER</w:t>
      </w:r>
      <w:r w:rsidR="00632F75">
        <w:rPr>
          <w:rStyle w:val="CodeCharacterInline"/>
          <w:rFonts w:eastAsiaTheme="minorHAnsi"/>
          <w:sz w:val="20"/>
          <w:szCs w:val="20"/>
          <w:highlight w:val="white"/>
        </w:rPr>
        <w:t xml:space="preserve">, </w:t>
      </w:r>
    </w:p>
    <w:p w14:paraId="35689148" w14:textId="77777777" w:rsidR="000543B6" w:rsidRDefault="00632F75" w:rsidP="00632F75">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p_message OUT VARCHAR2</w:t>
      </w:r>
      <w:r w:rsidRPr="00D277EA">
        <w:rPr>
          <w:rStyle w:val="CodeCharacterInline"/>
          <w:rFonts w:eastAsiaTheme="minorHAnsi"/>
          <w:sz w:val="20"/>
          <w:szCs w:val="20"/>
          <w:highlight w:val="white"/>
        </w:rPr>
        <w:t>)</w:t>
      </w:r>
      <w:r w:rsidR="00D277EA" w:rsidRPr="00D277EA">
        <w:rPr>
          <w:rStyle w:val="CodeCharacterInline"/>
          <w:rFonts w:eastAsiaTheme="minorHAnsi"/>
          <w:sz w:val="20"/>
          <w:szCs w:val="20"/>
          <w:highlight w:val="white"/>
        </w:rPr>
        <w:t>;</w:t>
      </w:r>
    </w:p>
    <w:p w14:paraId="079A3D38"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p>
    <w:p w14:paraId="432B3A73" w14:textId="77777777" w:rsidR="00632F75"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PROCEDURE create_emp_collection (p_deptno IN NUMBER</w:t>
      </w:r>
      <w:r w:rsidR="00632F75">
        <w:rPr>
          <w:rStyle w:val="CodeCharacterInline"/>
          <w:rFonts w:eastAsiaTheme="minorHAnsi"/>
          <w:sz w:val="20"/>
          <w:szCs w:val="20"/>
          <w:highlight w:val="white"/>
        </w:rPr>
        <w:t xml:space="preserve">, </w:t>
      </w:r>
    </w:p>
    <w:p w14:paraId="6C6E34F4" w14:textId="77777777" w:rsidR="00D277EA" w:rsidRPr="00D277EA" w:rsidRDefault="00632F75" w:rsidP="00D277EA">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p_message OUT VARCHAR2</w:t>
      </w:r>
      <w:r w:rsidR="00D277EA" w:rsidRPr="00D277EA">
        <w:rPr>
          <w:rStyle w:val="CodeCharacterInline"/>
          <w:rFonts w:eastAsiaTheme="minorHAnsi"/>
          <w:sz w:val="20"/>
          <w:szCs w:val="20"/>
          <w:highlight w:val="white"/>
        </w:rPr>
        <w:t>)</w:t>
      </w:r>
    </w:p>
    <w:p w14:paraId="5AF2530D"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IS</w:t>
      </w:r>
    </w:p>
    <w:p w14:paraId="1D68EE78" w14:textId="77777777" w:rsidR="00D277EA" w:rsidRPr="00632F75" w:rsidRDefault="00D277EA" w:rsidP="00D277EA">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v_collection   VARCHAR2 (40) := 'EMP_DEPT';</w:t>
      </w:r>
    </w:p>
    <w:p w14:paraId="5D9135C7" w14:textId="77777777" w:rsidR="00D277EA" w:rsidRPr="00632F75" w:rsidRDefault="00D277EA" w:rsidP="00D277EA">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BEGIN</w:t>
      </w:r>
    </w:p>
    <w:p w14:paraId="26C8F860" w14:textId="77777777" w:rsidR="00632F75" w:rsidRPr="00632F75" w:rsidRDefault="00D277EA"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w:t>
      </w:r>
      <w:r w:rsidR="00632F75" w:rsidRPr="00632F75">
        <w:rPr>
          <w:rStyle w:val="CodeCharacterInline"/>
          <w:rFonts w:eastAsiaTheme="minorHAnsi"/>
          <w:sz w:val="20"/>
          <w:szCs w:val="20"/>
          <w:highlight w:val="white"/>
        </w:rPr>
        <w:t>IF apex_collection.collection_exists (v_collection)</w:t>
      </w:r>
    </w:p>
    <w:p w14:paraId="06ED2FA1"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THEN</w:t>
      </w:r>
    </w:p>
    <w:p w14:paraId="5448E22B"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apex_collection.delete_collection (v_collection);</w:t>
      </w:r>
    </w:p>
    <w:p w14:paraId="0B196BAF"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p_message := 'Collection deleted.';</w:t>
      </w:r>
    </w:p>
    <w:p w14:paraId="6944C6CE"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END IF;</w:t>
      </w:r>
    </w:p>
    <w:p w14:paraId="0E8BA973"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p>
    <w:p w14:paraId="1EF067BD"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apex_collection.create_collection_from_query</w:t>
      </w:r>
    </w:p>
    <w:p w14:paraId="07C871AA"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w:t>
      </w:r>
      <w:r w:rsidR="000D275B">
        <w:rPr>
          <w:rStyle w:val="CodeCharacterInline"/>
          <w:rFonts w:eastAsiaTheme="minorHAnsi"/>
          <w:sz w:val="20"/>
          <w:szCs w:val="20"/>
          <w:highlight w:val="white"/>
        </w:rPr>
        <w:t xml:space="preserve"> </w:t>
      </w:r>
      <w:r w:rsidRPr="00632F75">
        <w:rPr>
          <w:rStyle w:val="CodeCharacterInline"/>
          <w:rFonts w:eastAsiaTheme="minorHAnsi"/>
          <w:sz w:val="20"/>
          <w:szCs w:val="20"/>
          <w:highlight w:val="white"/>
        </w:rPr>
        <w:t>(v_collection,</w:t>
      </w:r>
    </w:p>
    <w:p w14:paraId="2FBD3C7C" w14:textId="77777777" w:rsidR="000D275B" w:rsidRPr="000D275B" w:rsidRDefault="000D275B" w:rsidP="000D275B">
      <w:pPr>
        <w:autoSpaceDE w:val="0"/>
        <w:autoSpaceDN w:val="0"/>
        <w:adjustRightInd w:val="0"/>
        <w:spacing w:after="0"/>
        <w:rPr>
          <w:rStyle w:val="CodeCharacterInline"/>
          <w:rFonts w:eastAsiaTheme="minorHAnsi"/>
          <w:sz w:val="20"/>
          <w:szCs w:val="20"/>
          <w:highlight w:val="white"/>
        </w:rPr>
      </w:pPr>
      <w:r w:rsidRPr="000D275B">
        <w:rPr>
          <w:rStyle w:val="CodeCharacterInline"/>
          <w:rFonts w:eastAsiaTheme="minorHAnsi"/>
          <w:sz w:val="20"/>
          <w:szCs w:val="20"/>
          <w:highlight w:val="white"/>
        </w:rPr>
        <w:t xml:space="preserve">         'SELECT a.*,  wwv_flow_item.md5(empno, ename, job, '</w:t>
      </w:r>
    </w:p>
    <w:p w14:paraId="09C61D98" w14:textId="77777777" w:rsidR="000D275B" w:rsidRPr="000D275B" w:rsidRDefault="000D275B" w:rsidP="000D275B">
      <w:pPr>
        <w:autoSpaceDE w:val="0"/>
        <w:autoSpaceDN w:val="0"/>
        <w:adjustRightInd w:val="0"/>
        <w:spacing w:after="0"/>
        <w:rPr>
          <w:rStyle w:val="CodeCharacterInline"/>
          <w:rFonts w:eastAsiaTheme="minorHAnsi"/>
          <w:sz w:val="20"/>
          <w:szCs w:val="20"/>
          <w:highlight w:val="white"/>
        </w:rPr>
      </w:pPr>
      <w:r w:rsidRPr="000D275B">
        <w:rPr>
          <w:rStyle w:val="CodeCharacterInline"/>
          <w:rFonts w:eastAsiaTheme="minorHAnsi"/>
          <w:sz w:val="20"/>
          <w:szCs w:val="20"/>
          <w:highlight w:val="white"/>
        </w:rPr>
        <w:t xml:space="preserve">      || 'mgr, hiredate, sal,</w:t>
      </w:r>
      <w:r>
        <w:rPr>
          <w:rStyle w:val="CodeCharacterInline"/>
          <w:rFonts w:eastAsiaTheme="minorHAnsi"/>
          <w:sz w:val="20"/>
          <w:szCs w:val="20"/>
          <w:highlight w:val="white"/>
        </w:rPr>
        <w:t xml:space="preserve"> </w:t>
      </w:r>
      <w:r w:rsidRPr="000D275B">
        <w:rPr>
          <w:rStyle w:val="CodeCharacterInline"/>
          <w:rFonts w:eastAsiaTheme="minorHAnsi"/>
          <w:sz w:val="20"/>
          <w:szCs w:val="20"/>
          <w:highlight w:val="white"/>
        </w:rPr>
        <w:t xml:space="preserve">comm, </w:t>
      </w:r>
      <w:r>
        <w:rPr>
          <w:rStyle w:val="CodeCharacterInline"/>
          <w:rFonts w:eastAsiaTheme="minorHAnsi"/>
          <w:sz w:val="20"/>
          <w:szCs w:val="20"/>
          <w:highlight w:val="white"/>
        </w:rPr>
        <w:t xml:space="preserve">deptno, </w:t>
      </w:r>
      <w:r w:rsidRPr="000D275B">
        <w:rPr>
          <w:rStyle w:val="CodeCharacterInline"/>
          <w:rFonts w:eastAsiaTheme="minorHAnsi"/>
          <w:sz w:val="20"/>
          <w:szCs w:val="20"/>
          <w:highlight w:val="white"/>
        </w:rPr>
        <w:t>valid)  '</w:t>
      </w:r>
    </w:p>
    <w:p w14:paraId="1069FAB5" w14:textId="77777777" w:rsidR="000D275B" w:rsidRPr="000D275B" w:rsidRDefault="000D275B" w:rsidP="000D275B">
      <w:pPr>
        <w:autoSpaceDE w:val="0"/>
        <w:autoSpaceDN w:val="0"/>
        <w:adjustRightInd w:val="0"/>
        <w:spacing w:after="0"/>
        <w:rPr>
          <w:rStyle w:val="CodeCharacterInline"/>
          <w:rFonts w:eastAsiaTheme="minorHAnsi"/>
          <w:sz w:val="20"/>
          <w:szCs w:val="20"/>
          <w:highlight w:val="white"/>
        </w:rPr>
      </w:pPr>
      <w:r w:rsidRPr="000D275B">
        <w:rPr>
          <w:rStyle w:val="CodeCharacterInline"/>
          <w:rFonts w:eastAsiaTheme="minorHAnsi"/>
          <w:sz w:val="20"/>
          <w:szCs w:val="20"/>
          <w:highlight w:val="white"/>
        </w:rPr>
        <w:t xml:space="preserve">      || 'FROM EMP a WHERE deptno = '</w:t>
      </w:r>
      <w:r w:rsidR="00632F75" w:rsidRPr="000D275B">
        <w:rPr>
          <w:rStyle w:val="CodeCharacterInline"/>
          <w:rFonts w:eastAsiaTheme="minorHAnsi"/>
          <w:sz w:val="20"/>
          <w:szCs w:val="20"/>
          <w:highlight w:val="white"/>
        </w:rPr>
        <w:t xml:space="preserve"> </w:t>
      </w:r>
    </w:p>
    <w:p w14:paraId="4CC3A4DB" w14:textId="77777777" w:rsidR="000D275B" w:rsidRDefault="000D275B" w:rsidP="000D275B">
      <w:pPr>
        <w:autoSpaceDE w:val="0"/>
        <w:autoSpaceDN w:val="0"/>
        <w:adjustRightInd w:val="0"/>
        <w:spacing w:after="0"/>
        <w:rPr>
          <w:rStyle w:val="CodeCharacterInline"/>
          <w:rFonts w:eastAsiaTheme="minorHAnsi"/>
          <w:sz w:val="20"/>
          <w:szCs w:val="20"/>
          <w:highlight w:val="white"/>
        </w:rPr>
      </w:pPr>
      <w:r>
        <w:rPr>
          <w:rFonts w:ascii="Courier" w:eastAsiaTheme="minorHAnsi" w:hAnsi="Courier" w:cs="Courier"/>
          <w:sz w:val="20"/>
          <w:szCs w:val="20"/>
          <w:highlight w:val="white"/>
        </w:rPr>
        <w:t xml:space="preserve">      || </w:t>
      </w:r>
      <w:proofErr w:type="spellStart"/>
      <w:r>
        <w:rPr>
          <w:rFonts w:ascii="Courier" w:eastAsiaTheme="minorHAnsi" w:hAnsi="Courier" w:cs="Courier"/>
          <w:sz w:val="20"/>
          <w:szCs w:val="20"/>
          <w:highlight w:val="white"/>
        </w:rPr>
        <w:t>p_deptno</w:t>
      </w:r>
      <w:proofErr w:type="spellEnd"/>
      <w:r w:rsidR="00632F75" w:rsidRPr="00632F75">
        <w:rPr>
          <w:rStyle w:val="CodeCharacterInline"/>
          <w:rFonts w:eastAsiaTheme="minorHAnsi"/>
          <w:sz w:val="20"/>
          <w:szCs w:val="20"/>
          <w:highlight w:val="white"/>
        </w:rPr>
        <w:t xml:space="preserve">                                     </w:t>
      </w:r>
    </w:p>
    <w:p w14:paraId="08983AC1" w14:textId="77777777" w:rsidR="00632F75" w:rsidRPr="00632F75" w:rsidRDefault="000D275B" w:rsidP="000D275B">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w:t>
      </w:r>
      <w:r w:rsidR="00632F75" w:rsidRPr="00632F75">
        <w:rPr>
          <w:rStyle w:val="CodeCharacterInline"/>
          <w:rFonts w:eastAsiaTheme="minorHAnsi"/>
          <w:sz w:val="20"/>
          <w:szCs w:val="20"/>
          <w:highlight w:val="white"/>
        </w:rPr>
        <w:t>);</w:t>
      </w:r>
    </w:p>
    <w:p w14:paraId="5312C5BE" w14:textId="77777777" w:rsidR="00632F75" w:rsidRPr="00632F75" w:rsidRDefault="00632F75" w:rsidP="00632F75">
      <w:pPr>
        <w:autoSpaceDE w:val="0"/>
        <w:autoSpaceDN w:val="0"/>
        <w:adjustRightInd w:val="0"/>
        <w:spacing w:after="0"/>
        <w:rPr>
          <w:rStyle w:val="CodeCharacterInline"/>
          <w:rFonts w:eastAsiaTheme="minorHAnsi"/>
          <w:sz w:val="20"/>
          <w:szCs w:val="20"/>
          <w:highlight w:val="white"/>
        </w:rPr>
      </w:pPr>
      <w:r w:rsidRPr="00632F75">
        <w:rPr>
          <w:rStyle w:val="CodeCharacterInline"/>
          <w:rFonts w:eastAsiaTheme="minorHAnsi"/>
          <w:sz w:val="20"/>
          <w:szCs w:val="20"/>
          <w:highlight w:val="white"/>
        </w:rPr>
        <w:t xml:space="preserve">      p_message := p_message || '&lt;br/&gt;' || 'Collection created.';</w:t>
      </w:r>
    </w:p>
    <w:p w14:paraId="1238FCBE" w14:textId="77777777" w:rsidR="00632F75" w:rsidRPr="00D22751" w:rsidRDefault="00632F75" w:rsidP="00632F75">
      <w:pPr>
        <w:autoSpaceDE w:val="0"/>
        <w:autoSpaceDN w:val="0"/>
        <w:adjustRightInd w:val="0"/>
        <w:spacing w:after="0"/>
        <w:rPr>
          <w:rStyle w:val="CodeCharacterInline"/>
          <w:rFonts w:eastAsiaTheme="minorHAnsi"/>
          <w:sz w:val="20"/>
          <w:szCs w:val="20"/>
          <w:highlight w:val="white"/>
          <w:lang w:val="de-DE"/>
        </w:rPr>
      </w:pPr>
      <w:r w:rsidRPr="00632F75">
        <w:rPr>
          <w:rStyle w:val="CodeCharacterInline"/>
          <w:rFonts w:eastAsiaTheme="minorHAnsi"/>
          <w:sz w:val="20"/>
          <w:szCs w:val="20"/>
          <w:highlight w:val="white"/>
        </w:rPr>
        <w:t xml:space="preserve">      </w:t>
      </w:r>
      <w:r w:rsidRPr="00D22751">
        <w:rPr>
          <w:rStyle w:val="CodeCharacterInline"/>
          <w:rFonts w:eastAsiaTheme="minorHAnsi"/>
          <w:sz w:val="20"/>
          <w:szCs w:val="20"/>
          <w:highlight w:val="white"/>
          <w:lang w:val="de-DE"/>
        </w:rPr>
        <w:t>p_message := LTRIM (p_message, '&lt;br/&gt;');</w:t>
      </w:r>
      <w:r w:rsidR="00D277EA" w:rsidRPr="00D22751">
        <w:rPr>
          <w:rStyle w:val="CodeCharacterInline"/>
          <w:rFonts w:eastAsiaTheme="minorHAnsi"/>
          <w:sz w:val="20"/>
          <w:szCs w:val="20"/>
          <w:highlight w:val="white"/>
          <w:lang w:val="de-DE"/>
        </w:rPr>
        <w:t xml:space="preserve">   </w:t>
      </w:r>
    </w:p>
    <w:p w14:paraId="2F44BC06" w14:textId="77777777" w:rsidR="00D277EA" w:rsidRPr="00632F75" w:rsidRDefault="00632F75" w:rsidP="00632F75">
      <w:pPr>
        <w:autoSpaceDE w:val="0"/>
        <w:autoSpaceDN w:val="0"/>
        <w:adjustRightInd w:val="0"/>
        <w:spacing w:after="0"/>
        <w:rPr>
          <w:rStyle w:val="CodeCharacterInline"/>
          <w:sz w:val="20"/>
          <w:szCs w:val="20"/>
        </w:rPr>
      </w:pPr>
      <w:r w:rsidRPr="00D22751">
        <w:rPr>
          <w:rStyle w:val="CodeCharacterInline"/>
          <w:rFonts w:eastAsiaTheme="minorHAnsi"/>
          <w:sz w:val="20"/>
          <w:szCs w:val="20"/>
          <w:highlight w:val="white"/>
          <w:lang w:val="de-DE"/>
        </w:rPr>
        <w:t xml:space="preserve">    </w:t>
      </w:r>
      <w:r w:rsidR="00D277EA" w:rsidRPr="00632F75">
        <w:rPr>
          <w:rStyle w:val="CodeCharacterInline"/>
          <w:rFonts w:eastAsiaTheme="minorHAnsi"/>
          <w:sz w:val="20"/>
          <w:szCs w:val="20"/>
          <w:highlight w:val="white"/>
        </w:rPr>
        <w:t>END create_emp_collection;</w:t>
      </w:r>
    </w:p>
    <w:p w14:paraId="7AEDF217" w14:textId="77777777" w:rsidR="00D277EA" w:rsidRPr="00D277EA" w:rsidRDefault="00D277EA" w:rsidP="00D277EA">
      <w:pPr>
        <w:autoSpaceDE w:val="0"/>
        <w:autoSpaceDN w:val="0"/>
        <w:adjustRightInd w:val="0"/>
        <w:spacing w:after="0"/>
        <w:rPr>
          <w:rStyle w:val="CodeCharacterInline"/>
          <w:sz w:val="20"/>
          <w:szCs w:val="20"/>
        </w:rPr>
      </w:pPr>
    </w:p>
    <w:p w14:paraId="156D5A3D"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sz w:val="20"/>
          <w:szCs w:val="20"/>
        </w:rPr>
        <w:t xml:space="preserve">    </w:t>
      </w:r>
      <w:r w:rsidRPr="00D277EA">
        <w:rPr>
          <w:rStyle w:val="CodeCharacterInline"/>
          <w:rFonts w:eastAsiaTheme="minorHAnsi"/>
          <w:sz w:val="20"/>
          <w:szCs w:val="20"/>
          <w:highlight w:val="white"/>
        </w:rPr>
        <w:t>CREATE OR REPLACE VIEW emp_coll_v</w:t>
      </w:r>
    </w:p>
    <w:p w14:paraId="1F2B8FA2"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AS</w:t>
      </w:r>
    </w:p>
    <w:p w14:paraId="6531F98A"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SELECT seq_id, c001 empno, c002 ename, </w:t>
      </w:r>
    </w:p>
    <w:p w14:paraId="493F0C1B"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c003 job, c004 mgr, c005 hiredate,</w:t>
      </w:r>
    </w:p>
    <w:p w14:paraId="12C05402"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c006 sal, c007 comm, c008 deptno, </w:t>
      </w:r>
    </w:p>
    <w:p w14:paraId="77638F4A"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c009 valid, c010 checksum</w:t>
      </w:r>
      <w:r w:rsidR="00955F24">
        <w:rPr>
          <w:rStyle w:val="CodeCharacterInline"/>
          <w:rFonts w:eastAsiaTheme="minorHAnsi"/>
          <w:sz w:val="20"/>
          <w:szCs w:val="20"/>
          <w:highlight w:val="white"/>
        </w:rPr>
        <w:t>, c011 delete_flag</w:t>
      </w:r>
    </w:p>
    <w:p w14:paraId="417CFD6C" w14:textId="77777777" w:rsidR="00D277EA" w:rsidRPr="00D277EA" w:rsidRDefault="00D277EA" w:rsidP="00D277EA">
      <w:pPr>
        <w:autoSpaceDE w:val="0"/>
        <w:autoSpaceDN w:val="0"/>
        <w:adjustRightInd w:val="0"/>
        <w:spacing w:after="0"/>
        <w:rPr>
          <w:rStyle w:val="CodeCharacterInline"/>
          <w:rFonts w:eastAsiaTheme="minorHAnsi"/>
          <w:sz w:val="20"/>
          <w:szCs w:val="20"/>
          <w:highlight w:val="white"/>
        </w:rPr>
      </w:pPr>
      <w:r w:rsidRPr="00D277EA">
        <w:rPr>
          <w:rStyle w:val="CodeCharacterInline"/>
          <w:rFonts w:eastAsiaTheme="minorHAnsi"/>
          <w:sz w:val="20"/>
          <w:szCs w:val="20"/>
          <w:highlight w:val="white"/>
        </w:rPr>
        <w:t xml:space="preserve">         FROM apex_collections</w:t>
      </w:r>
    </w:p>
    <w:p w14:paraId="7312F5AB" w14:textId="77777777" w:rsidR="00D277EA" w:rsidRPr="00D277EA" w:rsidRDefault="00D277EA" w:rsidP="00D277EA">
      <w:pPr>
        <w:rPr>
          <w:rStyle w:val="CodeCharacterInline"/>
          <w:sz w:val="20"/>
          <w:szCs w:val="20"/>
        </w:rPr>
      </w:pPr>
      <w:r w:rsidRPr="00D277EA">
        <w:rPr>
          <w:rStyle w:val="CodeCharacterInline"/>
          <w:rFonts w:eastAsiaTheme="minorHAnsi"/>
          <w:sz w:val="20"/>
          <w:szCs w:val="20"/>
          <w:highlight w:val="white"/>
        </w:rPr>
        <w:lastRenderedPageBreak/>
        <w:t xml:space="preserve">        WHERE collection_name = 'EMP_DEPT';</w:t>
      </w:r>
    </w:p>
    <w:p w14:paraId="39678E5E" w14:textId="77777777" w:rsidR="000543B6" w:rsidRDefault="00D277EA" w:rsidP="009F6794">
      <w:r>
        <w:rPr>
          <w:noProof/>
        </w:rPr>
        <mc:AlternateContent>
          <mc:Choice Requires="wps">
            <w:drawing>
              <wp:anchor distT="0" distB="0" distL="114300" distR="114300" simplePos="0" relativeHeight="251841536" behindDoc="0" locked="0" layoutInCell="1" allowOverlap="1" wp14:anchorId="33FEB104" wp14:editId="4CD9BECB">
                <wp:simplePos x="0" y="0"/>
                <wp:positionH relativeFrom="column">
                  <wp:posOffset>621665</wp:posOffset>
                </wp:positionH>
                <wp:positionV relativeFrom="paragraph">
                  <wp:posOffset>121920</wp:posOffset>
                </wp:positionV>
                <wp:extent cx="4265295" cy="514350"/>
                <wp:effectExtent l="0" t="0" r="1905" b="0"/>
                <wp:wrapTopAndBottom/>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83007" w14:textId="77777777" w:rsidR="0062523E" w:rsidRPr="00B161E2" w:rsidRDefault="0062523E" w:rsidP="00D277EA">
                            <w:pPr>
                              <w:pStyle w:val="FigureCaption"/>
                              <w:rPr>
                                <w:sz w:val="23"/>
                              </w:rPr>
                            </w:pPr>
                            <w:r>
                              <w:t>Snippet 3.9: Tabular Form – Collection – Procedure and 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margin-left:48.95pt;margin-top:9.6pt;width:335.85pt;height:4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Xfw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" stroked="f">
                <v:textbox inset="0,0,0,0">
                  <w:txbxContent>
                    <w:p w:rsidR="00A97698" w:rsidRPr="00B161E2" w:rsidRDefault="00A97698" w:rsidP="00D277EA">
                      <w:pPr>
                        <w:pStyle w:val="FigureCaption"/>
                        <w:rPr>
                          <w:sz w:val="23"/>
                        </w:rPr>
                      </w:pPr>
                      <w:r>
                        <w:t>Snippet 3.9: Tabular Form – Collection – Procedure and View</w:t>
                      </w:r>
                    </w:p>
                  </w:txbxContent>
                </v:textbox>
                <w10:wrap type="topAndBottom"/>
              </v:shape>
            </w:pict>
          </mc:Fallback>
        </mc:AlternateContent>
      </w:r>
    </w:p>
    <w:p w14:paraId="54CD7FB1" w14:textId="77777777" w:rsidR="000543B6" w:rsidRDefault="00D277EA" w:rsidP="009F6794">
      <w:r>
        <w:t>The process will check if the collection exists. If yes, it will delete it and create a new one based on the input. If it doesn’t exist, it will only create it.</w:t>
      </w:r>
    </w:p>
    <w:p w14:paraId="6AA89771" w14:textId="77777777" w:rsidR="00D277EA" w:rsidRDefault="00D277EA" w:rsidP="009F6794">
      <w:r>
        <w:t>The view will make it easier to deal with the collection. We will not need to remember the member number in order to insert, update or delete a row</w:t>
      </w:r>
    </w:p>
    <w:p w14:paraId="60C6CAB3" w14:textId="77777777" w:rsidR="000543B6" w:rsidRDefault="00D277EA" w:rsidP="009F6794">
      <w:r>
        <w:t xml:space="preserve">We can now start creating a new page, page 3 and use a standard Tabular Form based on the view </w:t>
      </w:r>
      <w:proofErr w:type="spellStart"/>
      <w:r>
        <w:t>emp_coll_v</w:t>
      </w:r>
      <w:proofErr w:type="spellEnd"/>
      <w:r>
        <w:t xml:space="preserve">. We will include </w:t>
      </w:r>
      <w:proofErr w:type="gramStart"/>
      <w:r>
        <w:t>all the</w:t>
      </w:r>
      <w:proofErr w:type="gramEnd"/>
      <w:r>
        <w:t xml:space="preserve"> column. Primary key will be the SEQ_ID </w:t>
      </w:r>
      <w:r w:rsidR="004C7F35">
        <w:t xml:space="preserve">and EMPNO </w:t>
      </w:r>
      <w:r>
        <w:t>column. Editable columns are all column</w:t>
      </w:r>
      <w:r w:rsidR="004C7F35">
        <w:t>s</w:t>
      </w:r>
      <w:r>
        <w:t>. Tabular Form region title will be “</w:t>
      </w:r>
      <w:r w:rsidRPr="00D277EA">
        <w:t>Tabular Form Collection</w:t>
      </w:r>
      <w:r>
        <w:t>”.</w:t>
      </w:r>
      <w:r w:rsidR="004C7F35">
        <w:t xml:space="preserve"> After the creation process, we will change the item type for the columns CHECKSUM and DELETE_FLAG to “Hidden”.</w:t>
      </w:r>
    </w:p>
    <w:p w14:paraId="455B3082" w14:textId="77777777" w:rsidR="00A86D44" w:rsidRDefault="00A86D44" w:rsidP="009F6794">
      <w:r>
        <w:t>We will also need to edit the generated SQL for the Tabular form and add there a condition:</w:t>
      </w:r>
    </w:p>
    <w:p w14:paraId="5660D240" w14:textId="77777777" w:rsidR="00A86D44" w:rsidRPr="00A86D44" w:rsidRDefault="00A86D44" w:rsidP="009F6794">
      <w:pPr>
        <w:rPr>
          <w:rFonts w:ascii="Courier New" w:eastAsiaTheme="minorHAnsi" w:hAnsi="Courier New"/>
          <w:bCs/>
          <w:noProof/>
          <w:sz w:val="20"/>
          <w:szCs w:val="20"/>
        </w:rPr>
      </w:pPr>
      <w:r>
        <w:rPr>
          <w:rStyle w:val="CodeCharacterInline"/>
          <w:rFonts w:eastAsiaTheme="minorHAnsi"/>
          <w:sz w:val="20"/>
          <w:szCs w:val="20"/>
        </w:rPr>
        <w:t>WHERE delete_flag IS NULL</w:t>
      </w:r>
    </w:p>
    <w:p w14:paraId="5B6ED816" w14:textId="77777777" w:rsidR="00A86D44" w:rsidRDefault="00A86D44" w:rsidP="009F6794">
      <w:r>
        <w:t>This will exclude those records from the collection, we would mark as deleted.</w:t>
      </w:r>
    </w:p>
    <w:p w14:paraId="4664A0FA" w14:textId="77777777" w:rsidR="00D277EA" w:rsidRDefault="00D277EA" w:rsidP="009F6794">
      <w:r>
        <w:t>We will create a select list</w:t>
      </w:r>
      <w:r w:rsidR="006C3975">
        <w:t xml:space="preserve"> </w:t>
      </w:r>
      <w:r>
        <w:t>within the Tabular Form region – P3_DEPT</w:t>
      </w:r>
      <w:r w:rsidR="006C3975">
        <w:t>. This select list will show a list of available departments based on the SQL query:</w:t>
      </w:r>
    </w:p>
    <w:p w14:paraId="1D80809F" w14:textId="77777777" w:rsidR="006C3975" w:rsidRPr="006C3975" w:rsidRDefault="006C3975" w:rsidP="006C3975">
      <w:pPr>
        <w:autoSpaceDE w:val="0"/>
        <w:autoSpaceDN w:val="0"/>
        <w:adjustRightInd w:val="0"/>
        <w:spacing w:after="0"/>
        <w:rPr>
          <w:rStyle w:val="CodeCharacterInline"/>
          <w:rFonts w:eastAsiaTheme="minorHAnsi"/>
          <w:sz w:val="20"/>
          <w:szCs w:val="20"/>
          <w:highlight w:val="white"/>
        </w:rPr>
      </w:pPr>
      <w:r w:rsidRPr="006C3975">
        <w:rPr>
          <w:rStyle w:val="CodeCharacterInline"/>
          <w:rFonts w:eastAsiaTheme="minorHAnsi"/>
          <w:sz w:val="20"/>
          <w:szCs w:val="20"/>
          <w:highlight w:val="white"/>
        </w:rPr>
        <w:t>SELECT dname, deptno</w:t>
      </w:r>
    </w:p>
    <w:p w14:paraId="65D31985" w14:textId="77777777" w:rsidR="00D277EA" w:rsidRPr="006C3975" w:rsidRDefault="006C3975" w:rsidP="006C3975">
      <w:pPr>
        <w:rPr>
          <w:rStyle w:val="CodeCharacterInline"/>
          <w:sz w:val="20"/>
          <w:szCs w:val="20"/>
        </w:rPr>
      </w:pPr>
      <w:r w:rsidRPr="006C3975">
        <w:rPr>
          <w:rStyle w:val="CodeCharacterInline"/>
          <w:rFonts w:eastAsiaTheme="minorHAnsi"/>
          <w:sz w:val="20"/>
          <w:szCs w:val="20"/>
          <w:highlight w:val="white"/>
        </w:rPr>
        <w:t xml:space="preserve">  FROM dept</w:t>
      </w:r>
    </w:p>
    <w:p w14:paraId="6E86E146" w14:textId="77777777" w:rsidR="009F6794" w:rsidRDefault="006C3975" w:rsidP="009F6794">
      <w:r>
        <w:t>We will also need a button displayed after the select list (</w:t>
      </w:r>
      <w:r>
        <w:rPr>
          <w:rStyle w:val="fielddata"/>
        </w:rPr>
        <w:t xml:space="preserve">Create a button displayed among this region's items) </w:t>
      </w:r>
      <w:r>
        <w:t>which we will use to trigger our process. Let’s name this button P3_GO and assign it a request GO.</w:t>
      </w:r>
    </w:p>
    <w:p w14:paraId="477D3217" w14:textId="77777777" w:rsidR="006C3975" w:rsidRDefault="006C3975" w:rsidP="009F6794">
      <w:r>
        <w:t xml:space="preserve">Now we can start creating a page process </w:t>
      </w:r>
      <w:r w:rsidR="004C7F35">
        <w:t xml:space="preserve">(Create Collection) </w:t>
      </w:r>
      <w:r>
        <w:t>on submit for creating a collection. We will use the following PL/SQL block for that:</w:t>
      </w:r>
    </w:p>
    <w:p w14:paraId="28F77958" w14:textId="77777777" w:rsidR="006C3975" w:rsidRPr="006C3975" w:rsidRDefault="006C3975" w:rsidP="006C3975">
      <w:pPr>
        <w:autoSpaceDE w:val="0"/>
        <w:autoSpaceDN w:val="0"/>
        <w:adjustRightInd w:val="0"/>
        <w:spacing w:after="0"/>
        <w:rPr>
          <w:rStyle w:val="CodeCharacterInline"/>
          <w:rFonts w:eastAsiaTheme="minorHAnsi"/>
          <w:sz w:val="20"/>
          <w:szCs w:val="20"/>
          <w:highlight w:val="white"/>
        </w:rPr>
      </w:pPr>
      <w:r w:rsidRPr="006C3975">
        <w:rPr>
          <w:rStyle w:val="CodeCharacterInline"/>
          <w:rFonts w:eastAsiaTheme="minorHAnsi"/>
          <w:sz w:val="20"/>
          <w:szCs w:val="20"/>
          <w:highlight w:val="white"/>
        </w:rPr>
        <w:t>BEGIN</w:t>
      </w:r>
    </w:p>
    <w:p w14:paraId="38F6E868" w14:textId="77777777" w:rsidR="006C3975" w:rsidRPr="006C3975" w:rsidRDefault="006C3975" w:rsidP="006C3975">
      <w:pPr>
        <w:autoSpaceDE w:val="0"/>
        <w:autoSpaceDN w:val="0"/>
        <w:adjustRightInd w:val="0"/>
        <w:spacing w:after="0"/>
        <w:rPr>
          <w:rStyle w:val="CodeCharacterInline"/>
          <w:rFonts w:eastAsiaTheme="minorHAnsi"/>
          <w:sz w:val="20"/>
          <w:szCs w:val="20"/>
          <w:highlight w:val="white"/>
        </w:rPr>
      </w:pPr>
      <w:r w:rsidRPr="006C3975">
        <w:rPr>
          <w:rStyle w:val="CodeCharacterInline"/>
          <w:rFonts w:eastAsiaTheme="minorHAnsi"/>
          <w:sz w:val="20"/>
          <w:szCs w:val="20"/>
          <w:highlight w:val="white"/>
        </w:rPr>
        <w:lastRenderedPageBreak/>
        <w:t xml:space="preserve">   tab_form_emp_pkg.create_emp_collection (:p3_deptno</w:t>
      </w:r>
      <w:r w:rsidR="00DF6292">
        <w:rPr>
          <w:rStyle w:val="CodeCharacterInline"/>
          <w:rFonts w:eastAsiaTheme="minorHAnsi"/>
          <w:sz w:val="20"/>
          <w:szCs w:val="20"/>
          <w:highlight w:val="white"/>
        </w:rPr>
        <w:t>, :t_message</w:t>
      </w:r>
      <w:r w:rsidRPr="006C3975">
        <w:rPr>
          <w:rStyle w:val="CodeCharacterInline"/>
          <w:rFonts w:eastAsiaTheme="minorHAnsi"/>
          <w:sz w:val="20"/>
          <w:szCs w:val="20"/>
          <w:highlight w:val="white"/>
        </w:rPr>
        <w:t>);</w:t>
      </w:r>
    </w:p>
    <w:p w14:paraId="733EA389" w14:textId="77777777" w:rsidR="006C3975" w:rsidRPr="006C3975" w:rsidRDefault="006C3975" w:rsidP="006C3975">
      <w:pPr>
        <w:rPr>
          <w:rStyle w:val="CodeCharacterInline"/>
          <w:sz w:val="20"/>
          <w:szCs w:val="20"/>
        </w:rPr>
      </w:pPr>
      <w:r w:rsidRPr="006C3975">
        <w:rPr>
          <w:rStyle w:val="CodeCharacterInline"/>
          <w:rFonts w:eastAsiaTheme="minorHAnsi"/>
          <w:sz w:val="20"/>
          <w:szCs w:val="20"/>
          <w:highlight w:val="white"/>
        </w:rPr>
        <w:t>END;</w:t>
      </w:r>
    </w:p>
    <w:p w14:paraId="4514C318" w14:textId="77777777" w:rsidR="000543B6" w:rsidRDefault="006C3975" w:rsidP="009F6794">
      <w:proofErr w:type="gramStart"/>
      <w:r>
        <w:t>and</w:t>
      </w:r>
      <w:proofErr w:type="gramEnd"/>
      <w:r>
        <w:t xml:space="preserve"> make it conditional to run based on a PL/SQL Expression</w:t>
      </w:r>
    </w:p>
    <w:p w14:paraId="488D412A" w14:textId="77777777" w:rsidR="00DF6292" w:rsidRDefault="00DF6292" w:rsidP="009F6794">
      <w:pPr>
        <w:rPr>
          <w:rStyle w:val="CodeCharacterInline"/>
          <w:sz w:val="20"/>
          <w:szCs w:val="20"/>
        </w:rPr>
      </w:pPr>
      <w:r w:rsidRPr="00DF6292">
        <w:rPr>
          <w:rStyle w:val="CodeCharacterInline"/>
          <w:sz w:val="20"/>
          <w:szCs w:val="20"/>
        </w:rPr>
        <w:t>:REQUEST IN ('GO')</w:t>
      </w:r>
    </w:p>
    <w:p w14:paraId="6E09D31A" w14:textId="77777777" w:rsidR="00DF6292" w:rsidRDefault="00700499" w:rsidP="00DF6292">
      <w:r>
        <w:t>We shouldn’t forget to put</w:t>
      </w:r>
    </w:p>
    <w:p w14:paraId="09F48D67" w14:textId="77777777" w:rsidR="00700499" w:rsidRPr="008B6553" w:rsidRDefault="00700499" w:rsidP="00816FF6">
      <w:pPr>
        <w:pStyle w:val="CodeListing"/>
      </w:pPr>
      <w:r w:rsidRPr="008B6553">
        <w:t>&amp;T_MESSAGE.</w:t>
      </w:r>
    </w:p>
    <w:p w14:paraId="05E14CC3" w14:textId="77777777" w:rsidR="00700499" w:rsidRDefault="00700499" w:rsidP="00DF6292">
      <w:proofErr w:type="gramStart"/>
      <w:r>
        <w:t>in</w:t>
      </w:r>
      <w:proofErr w:type="gramEnd"/>
      <w:r>
        <w:t xml:space="preserve"> the Success Message of the process.</w:t>
      </w:r>
    </w:p>
    <w:p w14:paraId="2F4A8BFD" w14:textId="77777777" w:rsidR="00700499" w:rsidRDefault="00700499" w:rsidP="00DF6292">
      <w:r>
        <w:t>Finally, we have everything set for testing of what we have done. If we select the sales department from the list and press the GO button, we should get a result similar to the one showed in the next figure:</w:t>
      </w:r>
    </w:p>
    <w:p w14:paraId="59E936C2" w14:textId="77777777" w:rsidR="00DF6292" w:rsidRDefault="004C7F35" w:rsidP="009F6794">
      <w:pPr>
        <w:rPr>
          <w:rStyle w:val="CodeCharacterInline"/>
          <w:sz w:val="20"/>
          <w:szCs w:val="20"/>
        </w:rPr>
      </w:pPr>
      <w:r>
        <w:rPr>
          <w:noProof/>
        </w:rPr>
        <w:drawing>
          <wp:inline distT="0" distB="0" distL="0" distR="0" wp14:anchorId="58795181" wp14:editId="4138A0F3">
            <wp:extent cx="5184140" cy="1741642"/>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84140" cy="1741642"/>
                    </a:xfrm>
                    <a:prstGeom prst="rect">
                      <a:avLst/>
                    </a:prstGeom>
                  </pic:spPr>
                </pic:pic>
              </a:graphicData>
            </a:graphic>
          </wp:inline>
        </w:drawing>
      </w:r>
    </w:p>
    <w:p w14:paraId="62E6A61D" w14:textId="77777777" w:rsidR="00700499" w:rsidRDefault="00700499" w:rsidP="00700499">
      <w:r>
        <w:rPr>
          <w:noProof/>
        </w:rPr>
        <mc:AlternateContent>
          <mc:Choice Requires="wps">
            <w:drawing>
              <wp:anchor distT="0" distB="0" distL="114300" distR="114300" simplePos="0" relativeHeight="251843584" behindDoc="0" locked="0" layoutInCell="1" allowOverlap="1" wp14:anchorId="34835103" wp14:editId="2CC7A58D">
                <wp:simplePos x="0" y="0"/>
                <wp:positionH relativeFrom="column">
                  <wp:posOffset>701675</wp:posOffset>
                </wp:positionH>
                <wp:positionV relativeFrom="paragraph">
                  <wp:posOffset>239395</wp:posOffset>
                </wp:positionV>
                <wp:extent cx="4265295" cy="514350"/>
                <wp:effectExtent l="0" t="0" r="1905" b="0"/>
                <wp:wrapTopAndBottom/>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DD3F6" w14:textId="77777777" w:rsidR="0062523E" w:rsidRPr="00EC0BA1" w:rsidRDefault="0062523E" w:rsidP="00700499">
                            <w:pPr>
                              <w:pStyle w:val="FigureCaption"/>
                            </w:pPr>
                            <w:r>
                              <w:t>Figure 3.27: Tabular Form on APEX Collection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margin-left:55.25pt;margin-top:18.85pt;width:335.85pt;height:4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" stroked="f">
                <v:textbox inset="0,0,0,0">
                  <w:txbxContent>
                    <w:p w:rsidR="00A97698" w:rsidRPr="00EC0BA1" w:rsidRDefault="00A97698" w:rsidP="00700499">
                      <w:pPr>
                        <w:pStyle w:val="FigureCaption"/>
                      </w:pPr>
                      <w:r>
                        <w:t>Figure 3.27: Tabular Form on APEX Collection</w:t>
                      </w:r>
                    </w:p>
                  </w:txbxContent>
                </v:textbox>
                <w10:wrap type="topAndBottom"/>
              </v:shape>
            </w:pict>
          </mc:Fallback>
        </mc:AlternateContent>
      </w:r>
      <w:r w:rsidR="000C5367">
        <w:t>The question now is: How do we update our collection?</w:t>
      </w:r>
    </w:p>
    <w:p w14:paraId="457F871E" w14:textId="77777777" w:rsidR="000C5367" w:rsidRDefault="000C5367" w:rsidP="00700499">
      <w:r>
        <w:t>There are a couple of possible ways to do that. We will examine three different methods.</w:t>
      </w:r>
    </w:p>
    <w:p w14:paraId="486F68E8" w14:textId="77777777" w:rsidR="000C5367" w:rsidRPr="00BB3CCA" w:rsidRDefault="000C5367" w:rsidP="000C5367">
      <w:pPr>
        <w:pStyle w:val="Heading3"/>
      </w:pPr>
      <w:r>
        <w:t>Instead of Trigger</w:t>
      </w:r>
    </w:p>
    <w:p w14:paraId="75187268" w14:textId="77777777" w:rsidR="000C5367" w:rsidRDefault="00D22751" w:rsidP="000C5367">
      <w:r>
        <w:t>The ideal way would be to create three instead of triggers on the view for updating, deleting and inserting rows. Thinking further, we could imagine writing a package which would automatically create all of the code for us</w:t>
      </w:r>
      <w:r w:rsidR="008001EC">
        <w:t xml:space="preserve"> (I also saw some examples on the internet)</w:t>
      </w:r>
      <w:r>
        <w:t>. We would just need to provide our collection query and the package would generate all of the code for use.</w:t>
      </w:r>
      <w:r w:rsidR="008001EC">
        <w:t xml:space="preserve"> After that we would just place that code in our application and it would run with the automatic DML process of Tabular Forms… </w:t>
      </w:r>
      <w:r>
        <w:t xml:space="preserve">But this is obviously too good to be true. Currently, you can’t </w:t>
      </w:r>
      <w:r>
        <w:lastRenderedPageBreak/>
        <w:t xml:space="preserve">get the instead of triggers to work with collections. If you try doing that you will receive all kinds of strange looking error messages. </w:t>
      </w:r>
    </w:p>
    <w:p w14:paraId="45E9EFB9" w14:textId="77777777" w:rsidR="008001EC" w:rsidRDefault="008001EC" w:rsidP="000C5367">
      <w:r>
        <w:rPr>
          <w:noProof/>
        </w:rPr>
        <w:drawing>
          <wp:inline distT="0" distB="0" distL="0" distR="0" wp14:anchorId="0226D450" wp14:editId="26ABBC7C">
            <wp:extent cx="5184140" cy="72807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84140" cy="728072"/>
                    </a:xfrm>
                    <a:prstGeom prst="rect">
                      <a:avLst/>
                    </a:prstGeom>
                  </pic:spPr>
                </pic:pic>
              </a:graphicData>
            </a:graphic>
          </wp:inline>
        </w:drawing>
      </w:r>
    </w:p>
    <w:p w14:paraId="3A9E746F" w14:textId="77777777" w:rsidR="000C5367" w:rsidRDefault="008001EC" w:rsidP="00700499">
      <w:r>
        <w:rPr>
          <w:noProof/>
        </w:rPr>
        <mc:AlternateContent>
          <mc:Choice Requires="wps">
            <w:drawing>
              <wp:anchor distT="0" distB="0" distL="114300" distR="114300" simplePos="0" relativeHeight="251845632" behindDoc="0" locked="0" layoutInCell="1" allowOverlap="1" wp14:anchorId="256A961A" wp14:editId="050D1EA5">
                <wp:simplePos x="0" y="0"/>
                <wp:positionH relativeFrom="column">
                  <wp:posOffset>854075</wp:posOffset>
                </wp:positionH>
                <wp:positionV relativeFrom="paragraph">
                  <wp:posOffset>221615</wp:posOffset>
                </wp:positionV>
                <wp:extent cx="4265295" cy="514350"/>
                <wp:effectExtent l="0" t="0" r="1905" b="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25B27" w14:textId="77777777" w:rsidR="0062523E" w:rsidRPr="00EC0BA1" w:rsidRDefault="0062523E" w:rsidP="008001EC">
                            <w:pPr>
                              <w:pStyle w:val="FigureCaption"/>
                            </w:pPr>
                            <w:r>
                              <w:t>Figure 3.28: Tabular Form on APEX Collection – Instead of Trigger Error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0" type="#_x0000_t202" style="position:absolute;margin-left:67.25pt;margin-top:17.45pt;width:335.85pt;height: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gFfw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" stroked="f">
                <v:textbox inset="0,0,0,0">
                  <w:txbxContent>
                    <w:p w:rsidR="00A97698" w:rsidRPr="00EC0BA1" w:rsidRDefault="00A97698" w:rsidP="008001EC">
                      <w:pPr>
                        <w:pStyle w:val="FigureCaption"/>
                      </w:pPr>
                      <w:r>
                        <w:t>Figure 3.28: Tabular Form on APEX Collection – Instead of Trigger Error</w:t>
                      </w:r>
                    </w:p>
                  </w:txbxContent>
                </v:textbox>
                <w10:wrap type="topAndBottom"/>
              </v:shape>
            </w:pict>
          </mc:Fallback>
        </mc:AlternateContent>
      </w:r>
    </w:p>
    <w:p w14:paraId="6BE59333" w14:textId="77777777" w:rsidR="00700499" w:rsidRDefault="00700499" w:rsidP="00700499"/>
    <w:p w14:paraId="614CF34D" w14:textId="77777777" w:rsidR="00700499" w:rsidRDefault="008001EC" w:rsidP="00700499">
      <w:r>
        <w:t xml:space="preserve">We can immediately notice that it has to do something with the privileges. </w:t>
      </w:r>
      <w:r w:rsidR="00C35D34">
        <w:t>We would need to grant access privileges on WWV_FLOW_COLLECTION to our schema and this is definitely not a way to go.</w:t>
      </w:r>
      <w:r w:rsidR="00955F24">
        <w:t xml:space="preserve"> </w:t>
      </w:r>
    </w:p>
    <w:p w14:paraId="601EC0D7" w14:textId="77777777" w:rsidR="00955F24" w:rsidRDefault="00955F24" w:rsidP="00700499">
      <w:r>
        <w:t>We will delete the automatic DML processes wizard created for us on the page 3.</w:t>
      </w:r>
    </w:p>
    <w:p w14:paraId="16D8D937" w14:textId="77777777" w:rsidR="00955F24" w:rsidRPr="00BB3CCA" w:rsidRDefault="00955F24" w:rsidP="00955F24">
      <w:pPr>
        <w:pStyle w:val="Heading3"/>
      </w:pPr>
      <w:r>
        <w:t xml:space="preserve">Writing </w:t>
      </w:r>
      <w:r w:rsidR="001E08FF">
        <w:t>packaged</w:t>
      </w:r>
      <w:r>
        <w:t xml:space="preserve"> Update Procedures</w:t>
      </w:r>
    </w:p>
    <w:p w14:paraId="1811D60B" w14:textId="77777777" w:rsidR="00955F24" w:rsidRDefault="00955F24" w:rsidP="00955F24">
      <w:r>
        <w:t xml:space="preserve">We will need to create </w:t>
      </w:r>
      <w:r w:rsidR="00EA2738">
        <w:t>two</w:t>
      </w:r>
      <w:r>
        <w:t xml:space="preserve"> procedures in our package. </w:t>
      </w:r>
      <w:r w:rsidR="00EA2738">
        <w:t xml:space="preserve">These procedures are similar to those we wrote for the manual Tabular Forms. </w:t>
      </w:r>
      <w:r>
        <w:t>Let’s add those to our package:</w:t>
      </w:r>
    </w:p>
    <w:p w14:paraId="7F4D2D46" w14:textId="77777777" w:rsidR="00EA2738" w:rsidRPr="004A128F" w:rsidRDefault="00EA2738" w:rsidP="00EA2738">
      <w:pPr>
        <w:autoSpaceDE w:val="0"/>
        <w:autoSpaceDN w:val="0"/>
        <w:adjustRightInd w:val="0"/>
        <w:spacing w:after="0"/>
        <w:rPr>
          <w:rStyle w:val="CodeCharacterInline"/>
          <w:rFonts w:eastAsiaTheme="minorHAnsi"/>
          <w:sz w:val="20"/>
          <w:szCs w:val="20"/>
          <w:highlight w:val="white"/>
        </w:rPr>
      </w:pPr>
      <w:r w:rsidRPr="004A128F">
        <w:rPr>
          <w:rStyle w:val="CodeCharacterInline"/>
          <w:rFonts w:eastAsiaTheme="minorHAnsi"/>
          <w:sz w:val="20"/>
          <w:szCs w:val="20"/>
          <w:highlight w:val="white"/>
        </w:rPr>
        <w:t xml:space="preserve">   PROCEDURE save_emp_coll_custom (p_message OUT VARCHAR2);</w:t>
      </w:r>
    </w:p>
    <w:p w14:paraId="4ECEC8FF" w14:textId="77777777" w:rsidR="00EA2738" w:rsidRPr="004A128F" w:rsidRDefault="00EA2738" w:rsidP="00EA2738">
      <w:pPr>
        <w:autoSpaceDE w:val="0"/>
        <w:autoSpaceDN w:val="0"/>
        <w:adjustRightInd w:val="0"/>
        <w:spacing w:after="0"/>
        <w:rPr>
          <w:rStyle w:val="CodeCharacterInline"/>
          <w:rFonts w:eastAsiaTheme="minorHAnsi"/>
          <w:sz w:val="20"/>
          <w:szCs w:val="20"/>
          <w:highlight w:val="white"/>
        </w:rPr>
      </w:pPr>
    </w:p>
    <w:p w14:paraId="6E01AE22" w14:textId="77777777" w:rsidR="00EA2738" w:rsidRPr="004A128F" w:rsidRDefault="00EA2738" w:rsidP="00EA2738">
      <w:pPr>
        <w:rPr>
          <w:rStyle w:val="CodeCharacterInline"/>
          <w:rFonts w:eastAsiaTheme="minorHAnsi"/>
          <w:sz w:val="20"/>
          <w:szCs w:val="20"/>
        </w:rPr>
      </w:pPr>
      <w:r w:rsidRPr="004A128F">
        <w:rPr>
          <w:rStyle w:val="CodeCharacterInline"/>
          <w:rFonts w:eastAsiaTheme="minorHAnsi"/>
          <w:sz w:val="20"/>
          <w:szCs w:val="20"/>
          <w:highlight w:val="white"/>
        </w:rPr>
        <w:t xml:space="preserve">   PROCEDURE delete_emp_coll_custom (p_message OUT VARCHAR2);</w:t>
      </w:r>
    </w:p>
    <w:p w14:paraId="518243D7"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PROCEDURE save_emp_coll_custom (p_message OUT VARCHAR2)</w:t>
      </w:r>
    </w:p>
    <w:p w14:paraId="0D7161C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IS</w:t>
      </w:r>
    </w:p>
    <w:p w14:paraId="51BFEA0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v_ins_count    INTEGER       := 0;</w:t>
      </w:r>
    </w:p>
    <w:p w14:paraId="4A80E76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v_upd_count    INTEGER       := 0;</w:t>
      </w:r>
    </w:p>
    <w:p w14:paraId="4E3944DC"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v_collection   VARCHAR2 (40) := 'EMP_DEPT';</w:t>
      </w:r>
    </w:p>
    <w:p w14:paraId="061396D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BEGIN</w:t>
      </w:r>
    </w:p>
    <w:p w14:paraId="388EBE07"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FOR i IN 1 .. apex_application.g_f02.COUNT</w:t>
      </w:r>
    </w:p>
    <w:p w14:paraId="571CD90D"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LOOP</w:t>
      </w:r>
    </w:p>
    <w:p w14:paraId="08BF9EA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BEGIN</w:t>
      </w:r>
    </w:p>
    <w:p w14:paraId="3A35C807"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IF apex_application.g_f02 (i) IS NOT NULL</w:t>
      </w:r>
    </w:p>
    <w:p w14:paraId="3C479533"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THEN</w:t>
      </w:r>
    </w:p>
    <w:p w14:paraId="2133AB8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IF apex_application.g_f12 (i) &lt;&gt;</w:t>
      </w:r>
    </w:p>
    <w:p w14:paraId="564755DE"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wwv_flow_item.md5 (apex_application.g_f03 (i),</w:t>
      </w:r>
    </w:p>
    <w:p w14:paraId="09B615F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apex_application.g_f04 (i),</w:t>
      </w:r>
    </w:p>
    <w:p w14:paraId="2975894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lastRenderedPageBreak/>
        <w:t xml:space="preserve">                                        apex_application.g_f05 (i),</w:t>
      </w:r>
    </w:p>
    <w:p w14:paraId="1D20863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apex_application.g_f06 (i),</w:t>
      </w:r>
    </w:p>
    <w:p w14:paraId="03C9DDE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apex_application.g_f07 (i),</w:t>
      </w:r>
    </w:p>
    <w:p w14:paraId="7251917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apex_application.g_f08 (i),</w:t>
      </w:r>
    </w:p>
    <w:p w14:paraId="3E45AFA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apex_application.g_f09 (i),</w:t>
      </w:r>
    </w:p>
    <w:p w14:paraId="1270B9F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apex_application.g_f10 (i),</w:t>
      </w:r>
    </w:p>
    <w:p w14:paraId="099A1A56"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apex_application.g_f11 (i)</w:t>
      </w:r>
    </w:p>
    <w:p w14:paraId="77F1092A"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w:t>
      </w:r>
    </w:p>
    <w:p w14:paraId="74F98BBD"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THEN</w:t>
      </w:r>
    </w:p>
    <w:p w14:paraId="2472B8B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apex_collection.update_member</w:t>
      </w:r>
    </w:p>
    <w:p w14:paraId="6024087C"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(p_collection_name  =&gt; v_collection,</w:t>
      </w:r>
    </w:p>
    <w:p w14:paraId="6166610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p_seq              =&gt; apex_application.g_f02(i),</w:t>
      </w:r>
    </w:p>
    <w:p w14:paraId="2FA422AE"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p_c001             =&gt; apex_application.g_f03(i),</w:t>
      </w:r>
    </w:p>
    <w:p w14:paraId="46D3335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p_c002             =&gt; apex_application.g_f04(i),</w:t>
      </w:r>
    </w:p>
    <w:p w14:paraId="2F65916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p_c003             =&gt; apex_application.g_f05(i),</w:t>
      </w:r>
    </w:p>
    <w:p w14:paraId="668825D6"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p_c004             =&gt; TO_NUMBER(apex_application.g_f06(i)),</w:t>
      </w:r>
    </w:p>
    <w:p w14:paraId="1020618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p_c005             =&gt; TO_DATE(apex_application.g_f07(i)),</w:t>
      </w:r>
    </w:p>
    <w:p w14:paraId="454A4944"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p_c006             =&gt; TO_NUMBER(apex_application.g_f08(i)),</w:t>
      </w:r>
    </w:p>
    <w:p w14:paraId="4DE98BA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p_c007             =&gt; TO_NUMBER(apex_application.g_f09(i)),</w:t>
      </w:r>
    </w:p>
    <w:p w14:paraId="139F1FE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p_c008             =&gt; TO_NUMBER(apex_application.g_f10(i)),</w:t>
      </w:r>
    </w:p>
    <w:p w14:paraId="5A975DB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p_c009             =&gt; apex_application.g_f11(i),</w:t>
      </w:r>
    </w:p>
    <w:p w14:paraId="7BF256C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p_c010             =&gt; apex_application.g_f12(i),</w:t>
      </w:r>
    </w:p>
    <w:p w14:paraId="1AF7ACFE"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p_c011             =&gt; apex_application.g_f13(i));</w:t>
      </w:r>
    </w:p>
    <w:p w14:paraId="2AB455A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v_upd_count := v_upd_count + 1;</w:t>
      </w:r>
    </w:p>
    <w:p w14:paraId="6345D4A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END IF;</w:t>
      </w:r>
    </w:p>
    <w:p w14:paraId="08FC22B3"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ELSE</w:t>
      </w:r>
    </w:p>
    <w:p w14:paraId="4BCBF58F"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apex_collection.add_member</w:t>
      </w:r>
    </w:p>
    <w:p w14:paraId="6A98423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(p_collection_name  =&gt; v_collection,</w:t>
      </w:r>
    </w:p>
    <w:p w14:paraId="6E304A6F"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p_c001             =&gt; emp_seq.NEXTVAL,</w:t>
      </w:r>
    </w:p>
    <w:p w14:paraId="4DA46F1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p_c002             =&gt; apex_application.g_f04(i),</w:t>
      </w:r>
    </w:p>
    <w:p w14:paraId="3846E5C7"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p_c003             =&gt; apex_application.g_f05(i),</w:t>
      </w:r>
    </w:p>
    <w:p w14:paraId="12E9D904"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p_c004             =&gt; TO_NUMBER(apex_application.g_f06(i)),</w:t>
      </w:r>
    </w:p>
    <w:p w14:paraId="30371A23"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p_c005             =&gt; TO_DATE(apex_application.g_f07(i)),</w:t>
      </w:r>
    </w:p>
    <w:p w14:paraId="4CF2869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p_c006             =&gt; TO_NUMBER(apex_application.g_f08(i)),</w:t>
      </w:r>
    </w:p>
    <w:p w14:paraId="0F21E21E"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p_c007             =&gt; TO_NUMBER(apex_application.g_f09(i)),</w:t>
      </w:r>
    </w:p>
    <w:p w14:paraId="21EC402A"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p_c008             =&gt; TO_NUMBER(apex_application.g_f10(i)),</w:t>
      </w:r>
    </w:p>
    <w:p w14:paraId="7F6645A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p_c009             =&gt; apex_application.g_f11(i)</w:t>
      </w:r>
    </w:p>
    <w:p w14:paraId="1189F813"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w:t>
      </w:r>
    </w:p>
    <w:p w14:paraId="74FEA89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v_ins_count := v_ins_count + 1;</w:t>
      </w:r>
    </w:p>
    <w:p w14:paraId="6895E7AA"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END IF;</w:t>
      </w:r>
    </w:p>
    <w:p w14:paraId="59E5640F"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EXCEPTION</w:t>
      </w:r>
    </w:p>
    <w:p w14:paraId="503C8497"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WHEN OTHERS</w:t>
      </w:r>
    </w:p>
    <w:p w14:paraId="3CB77956"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THEN</w:t>
      </w:r>
    </w:p>
    <w:p w14:paraId="65B6A1F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p_message :=    p_message </w:t>
      </w:r>
    </w:p>
    <w:p w14:paraId="2A709D1C"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'&lt;br/&gt;'</w:t>
      </w:r>
    </w:p>
    <w:p w14:paraId="3D47F1DF"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'Row: '</w:t>
      </w:r>
    </w:p>
    <w:p w14:paraId="0C16C26B"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i</w:t>
      </w:r>
    </w:p>
    <w:p w14:paraId="602D448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lang w:val="de-DE"/>
        </w:rPr>
      </w:pPr>
      <w:r w:rsidRPr="00A56A2B">
        <w:rPr>
          <w:rStyle w:val="CodeCharacterInline"/>
          <w:rFonts w:eastAsiaTheme="minorHAnsi"/>
          <w:sz w:val="20"/>
          <w:szCs w:val="20"/>
          <w:highlight w:val="white"/>
        </w:rPr>
        <w:t xml:space="preserve">                            </w:t>
      </w:r>
      <w:r w:rsidRPr="00A56A2B">
        <w:rPr>
          <w:rStyle w:val="CodeCharacterInline"/>
          <w:rFonts w:eastAsiaTheme="minorHAnsi"/>
          <w:sz w:val="20"/>
          <w:szCs w:val="20"/>
          <w:highlight w:val="white"/>
          <w:lang w:val="de-DE"/>
        </w:rPr>
        <w:t>|| ' &gt; '</w:t>
      </w:r>
    </w:p>
    <w:p w14:paraId="43AA0D9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lang w:val="de-DE"/>
        </w:rPr>
      </w:pPr>
      <w:r w:rsidRPr="00A56A2B">
        <w:rPr>
          <w:rStyle w:val="CodeCharacterInline"/>
          <w:rFonts w:eastAsiaTheme="minorHAnsi"/>
          <w:sz w:val="20"/>
          <w:szCs w:val="20"/>
          <w:highlight w:val="white"/>
          <w:lang w:val="de-DE"/>
        </w:rPr>
        <w:t xml:space="preserve">                            || SQLERRM;</w:t>
      </w:r>
    </w:p>
    <w:p w14:paraId="6DD71B16"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lang w:val="de-DE"/>
        </w:rPr>
      </w:pPr>
      <w:r w:rsidRPr="00A56A2B">
        <w:rPr>
          <w:rStyle w:val="CodeCharacterInline"/>
          <w:rFonts w:eastAsiaTheme="minorHAnsi"/>
          <w:sz w:val="20"/>
          <w:szCs w:val="20"/>
          <w:highlight w:val="white"/>
          <w:lang w:val="de-DE"/>
        </w:rPr>
        <w:t xml:space="preserve">               p_message := LTRIM (p_message, '&lt;br/&gt;');</w:t>
      </w:r>
    </w:p>
    <w:p w14:paraId="703709A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lang w:val="de-DE"/>
        </w:rPr>
        <w:t xml:space="preserve">         </w:t>
      </w:r>
      <w:r w:rsidRPr="00A56A2B">
        <w:rPr>
          <w:rStyle w:val="CodeCharacterInline"/>
          <w:rFonts w:eastAsiaTheme="minorHAnsi"/>
          <w:sz w:val="20"/>
          <w:szCs w:val="20"/>
          <w:highlight w:val="white"/>
        </w:rPr>
        <w:t>END;</w:t>
      </w:r>
    </w:p>
    <w:p w14:paraId="0A7A7D2D"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END LOOP;</w:t>
      </w:r>
    </w:p>
    <w:p w14:paraId="1820E6AA"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p>
    <w:p w14:paraId="413DCDE4"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IF v_ins_count &gt; 0 OR v_upd_count &gt; 0</w:t>
      </w:r>
    </w:p>
    <w:p w14:paraId="7B107E43"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lastRenderedPageBreak/>
        <w:t xml:space="preserve">      THEN</w:t>
      </w:r>
    </w:p>
    <w:p w14:paraId="42C8D9C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p_message :=</w:t>
      </w:r>
    </w:p>
    <w:p w14:paraId="2E56C66A"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p_message || '&lt;br/&gt;'</w:t>
      </w:r>
    </w:p>
    <w:p w14:paraId="5206894D"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v_ins_count</w:t>
      </w:r>
    </w:p>
    <w:p w14:paraId="5FCE430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 row(s) inserted. '</w:t>
      </w:r>
    </w:p>
    <w:p w14:paraId="06EE97F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v_upd_count</w:t>
      </w:r>
    </w:p>
    <w:p w14:paraId="0A48EDEC"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 ' row(s) updated.';</w:t>
      </w:r>
    </w:p>
    <w:p w14:paraId="2ADC2EA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END IF;</w:t>
      </w:r>
    </w:p>
    <w:p w14:paraId="5BF5C3A8"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p_message := LTRIM (p_message, '&lt;br/&gt;');</w:t>
      </w:r>
    </w:p>
    <w:p w14:paraId="7E5FF6D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EXCEPTION</w:t>
      </w:r>
    </w:p>
    <w:p w14:paraId="428CBA9E"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WHEN OTHERS</w:t>
      </w:r>
    </w:p>
    <w:p w14:paraId="2BE021A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THEN p_message := SQLERRM;</w:t>
      </w:r>
    </w:p>
    <w:p w14:paraId="5076FC59"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END save_emp_coll_custom;</w:t>
      </w:r>
    </w:p>
    <w:p w14:paraId="7FBBBA8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p>
    <w:p w14:paraId="5FEF7880"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PROCEDURE delete_emp_coll_custom (p_message OUT VARCHAR2)</w:t>
      </w:r>
    </w:p>
    <w:p w14:paraId="00EEADD5"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IS</w:t>
      </w:r>
    </w:p>
    <w:p w14:paraId="5F8F63FF"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v_row          INTEGER;</w:t>
      </w:r>
    </w:p>
    <w:p w14:paraId="1AFC208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v_count        INTEGER       := 0;</w:t>
      </w:r>
    </w:p>
    <w:p w14:paraId="5577C543"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v_collection   VARCHAR2 (40) := 'EMP_DEPT';</w:t>
      </w:r>
    </w:p>
    <w:p w14:paraId="6ED7715B"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BEGIN</w:t>
      </w:r>
    </w:p>
    <w:p w14:paraId="5A249DFA"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FOR i IN 1 .. apex_application.g_f01.COUNT</w:t>
      </w:r>
    </w:p>
    <w:p w14:paraId="49CD6BA4"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LOOP</w:t>
      </w:r>
    </w:p>
    <w:p w14:paraId="68A75B07"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v_row := apex_application.g_f01 (i);</w:t>
      </w:r>
    </w:p>
    <w:p w14:paraId="775BFD5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apex_collection.update_member</w:t>
      </w:r>
    </w:p>
    <w:p w14:paraId="1F12349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(p_collection_name      =&gt; v_collection,</w:t>
      </w:r>
    </w:p>
    <w:p w14:paraId="1877693B"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p_seq                  =&gt; apex_application.g_f02(v_row),</w:t>
      </w:r>
    </w:p>
    <w:p w14:paraId="380CCC02"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p_c011                 =&gt; 'Y');</w:t>
      </w:r>
    </w:p>
    <w:p w14:paraId="5DFB3ED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v_count := v_count + 1;</w:t>
      </w:r>
    </w:p>
    <w:p w14:paraId="0AA5CCD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END LOOP;</w:t>
      </w:r>
    </w:p>
    <w:p w14:paraId="15AF2F31" w14:textId="77777777" w:rsidR="00A56A2B" w:rsidRPr="00A56A2B" w:rsidRDefault="00A56A2B" w:rsidP="00A56A2B">
      <w:pPr>
        <w:autoSpaceDE w:val="0"/>
        <w:autoSpaceDN w:val="0"/>
        <w:adjustRightInd w:val="0"/>
        <w:spacing w:after="0"/>
        <w:rPr>
          <w:rStyle w:val="CodeCharacterInline"/>
          <w:rFonts w:eastAsiaTheme="minorHAnsi"/>
          <w:sz w:val="20"/>
          <w:szCs w:val="20"/>
          <w:highlight w:val="white"/>
        </w:rPr>
      </w:pPr>
      <w:r w:rsidRPr="00A56A2B">
        <w:rPr>
          <w:rStyle w:val="CodeCharacterInline"/>
          <w:rFonts w:eastAsiaTheme="minorHAnsi"/>
          <w:sz w:val="20"/>
          <w:szCs w:val="20"/>
          <w:highlight w:val="white"/>
        </w:rPr>
        <w:t xml:space="preserve">      p_message := v_count || ' row(s) deleted.';</w:t>
      </w:r>
    </w:p>
    <w:p w14:paraId="7CB2264A" w14:textId="77777777" w:rsidR="00DF1153" w:rsidRDefault="00A56A2B" w:rsidP="00A56A2B">
      <w:r w:rsidRPr="00A56A2B">
        <w:rPr>
          <w:rStyle w:val="CodeCharacterInline"/>
          <w:rFonts w:eastAsiaTheme="minorHAnsi"/>
          <w:sz w:val="20"/>
          <w:szCs w:val="20"/>
          <w:highlight w:val="white"/>
        </w:rPr>
        <w:t xml:space="preserve">   END delete_emp_coll_custom;</w:t>
      </w:r>
      <w:r w:rsidR="00DF1153">
        <w:rPr>
          <w:noProof/>
        </w:rPr>
        <mc:AlternateContent>
          <mc:Choice Requires="wps">
            <w:drawing>
              <wp:anchor distT="0" distB="0" distL="114300" distR="114300" simplePos="0" relativeHeight="251847680" behindDoc="0" locked="0" layoutInCell="1" allowOverlap="1" wp14:anchorId="635D4015" wp14:editId="0B7062EA">
                <wp:simplePos x="0" y="0"/>
                <wp:positionH relativeFrom="column">
                  <wp:posOffset>593090</wp:posOffset>
                </wp:positionH>
                <wp:positionV relativeFrom="paragraph">
                  <wp:posOffset>254000</wp:posOffset>
                </wp:positionV>
                <wp:extent cx="4265295" cy="514350"/>
                <wp:effectExtent l="0" t="0" r="1905" b="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FF7E99" w14:textId="77777777" w:rsidR="0062523E" w:rsidRPr="00B161E2" w:rsidRDefault="0062523E" w:rsidP="004A128F">
                            <w:pPr>
                              <w:pStyle w:val="FigureCaption"/>
                              <w:rPr>
                                <w:sz w:val="23"/>
                              </w:rPr>
                            </w:pPr>
                            <w:r>
                              <w:t>Snippet 3.10: Tabular Form – Collection – Update and Delete Procedures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margin-left:46.7pt;margin-top:20pt;width:335.85pt;height:4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RSfw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" stroked="f">
                <v:textbox inset="0,0,0,0">
                  <w:txbxContent>
                    <w:p w:rsidR="00A97698" w:rsidRPr="00B161E2" w:rsidRDefault="00A97698" w:rsidP="004A128F">
                      <w:pPr>
                        <w:pStyle w:val="FigureCaption"/>
                        <w:rPr>
                          <w:sz w:val="23"/>
                        </w:rPr>
                      </w:pPr>
                      <w:r>
                        <w:t>Snippet 3.10: Tabular Form – Collection – Update and Delete Procedures</w:t>
                      </w:r>
                    </w:p>
                  </w:txbxContent>
                </v:textbox>
                <w10:wrap type="topAndBottom"/>
              </v:shape>
            </w:pict>
          </mc:Fallback>
        </mc:AlternateContent>
      </w:r>
    </w:p>
    <w:p w14:paraId="5973EDA0" w14:textId="77777777" w:rsidR="004A128F" w:rsidRDefault="00ED09E6" w:rsidP="004A128F">
      <w:r>
        <w:t>Before we can start testing this code, we will create two on submit processes on our page 3:</w:t>
      </w:r>
    </w:p>
    <w:p w14:paraId="4F6FFFFF" w14:textId="77777777" w:rsidR="00ED09E6" w:rsidRDefault="00ED09E6" w:rsidP="00ED09E6">
      <w:pPr>
        <w:pStyle w:val="ListBulletSub"/>
      </w:pPr>
      <w:r>
        <w:t>Update Collection – process for updating of existing and adding of new rows. This process will be conditional using PL/SQL Expression</w:t>
      </w:r>
    </w:p>
    <w:p w14:paraId="16BCB08E" w14:textId="77777777" w:rsidR="00ED09E6" w:rsidRPr="00071106" w:rsidRDefault="00ED09E6" w:rsidP="00ED09E6">
      <w:pPr>
        <w:pStyle w:val="BodyTextAfter"/>
        <w:ind w:firstLine="720"/>
        <w:rPr>
          <w:rFonts w:ascii="Courier New" w:hAnsi="Courier New"/>
          <w:bCs/>
          <w:noProof/>
          <w:sz w:val="20"/>
          <w:szCs w:val="20"/>
        </w:rPr>
      </w:pPr>
      <w:r w:rsidRPr="005D2C45">
        <w:rPr>
          <w:rStyle w:val="CodeCharacterInline"/>
          <w:sz w:val="20"/>
          <w:szCs w:val="20"/>
        </w:rPr>
        <w:t>:REQUEST IN ('ADD', 'SUBMIT')</w:t>
      </w:r>
    </w:p>
    <w:p w14:paraId="5FCE0609" w14:textId="77777777" w:rsidR="00BA5192" w:rsidRDefault="00ED09E6" w:rsidP="00BA5192">
      <w:pPr>
        <w:pStyle w:val="ListBulletSub"/>
      </w:pPr>
      <w:r>
        <w:t>Delete Collection Member – process for flagging of deleted records to “Y”</w:t>
      </w:r>
      <w:r w:rsidR="00BA5192" w:rsidRPr="00BA5192">
        <w:t xml:space="preserve"> </w:t>
      </w:r>
      <w:r w:rsidR="00BA5192">
        <w:t>This process will be conditional using PL/SQL Expression</w:t>
      </w:r>
    </w:p>
    <w:p w14:paraId="7DCA67EC" w14:textId="77777777" w:rsidR="00ED09E6" w:rsidRPr="00071106" w:rsidRDefault="00BA5192" w:rsidP="00BA5192">
      <w:pPr>
        <w:pStyle w:val="BodyTextAfter"/>
        <w:ind w:firstLine="720"/>
        <w:rPr>
          <w:rFonts w:ascii="Courier New" w:hAnsi="Courier New"/>
          <w:bCs/>
          <w:noProof/>
          <w:sz w:val="20"/>
          <w:szCs w:val="20"/>
        </w:rPr>
      </w:pPr>
      <w:r>
        <w:rPr>
          <w:rStyle w:val="CodeCharacterInline"/>
          <w:sz w:val="20"/>
          <w:szCs w:val="20"/>
        </w:rPr>
        <w:t>:REQUEST IN ('MULTI_ROW_DELETE</w:t>
      </w:r>
      <w:r w:rsidRPr="005D2C45">
        <w:rPr>
          <w:rStyle w:val="CodeCharacterInline"/>
          <w:sz w:val="20"/>
          <w:szCs w:val="20"/>
        </w:rPr>
        <w:t>')</w:t>
      </w:r>
    </w:p>
    <w:p w14:paraId="5901D513" w14:textId="77777777" w:rsidR="00ED09E6" w:rsidRDefault="00ED09E6" w:rsidP="004A128F">
      <w:r>
        <w:t>We are going to use the following PL/SQL blocks to run those processes:</w:t>
      </w:r>
    </w:p>
    <w:p w14:paraId="36581BFC" w14:textId="77777777" w:rsidR="00BA5192" w:rsidRPr="00BA5192" w:rsidRDefault="00BA5192" w:rsidP="00816FF6">
      <w:pPr>
        <w:pStyle w:val="CodeListing"/>
      </w:pPr>
      <w:r w:rsidRPr="00BA5192">
        <w:t>BEGIN</w:t>
      </w:r>
    </w:p>
    <w:p w14:paraId="6D366378" w14:textId="77777777" w:rsidR="00BA5192" w:rsidRPr="00BA5192" w:rsidRDefault="00BA5192" w:rsidP="00816FF6">
      <w:pPr>
        <w:pStyle w:val="CodeListing"/>
      </w:pPr>
      <w:r w:rsidRPr="00BA5192">
        <w:lastRenderedPageBreak/>
        <w:t xml:space="preserve">   tab_form_emp_pkg.save_emp_</w:t>
      </w:r>
      <w:r>
        <w:t>coll_</w:t>
      </w:r>
      <w:r w:rsidRPr="00BA5192">
        <w:t>custom (:t_message);</w:t>
      </w:r>
    </w:p>
    <w:p w14:paraId="5A92D306" w14:textId="77777777" w:rsidR="00BA5192" w:rsidRDefault="00BA5192" w:rsidP="00816FF6">
      <w:pPr>
        <w:pStyle w:val="CodeListing"/>
      </w:pPr>
      <w:r w:rsidRPr="00BA5192">
        <w:t>END;</w:t>
      </w:r>
    </w:p>
    <w:p w14:paraId="4DB684B1" w14:textId="77777777" w:rsidR="00BA5192" w:rsidRDefault="00BA5192" w:rsidP="00816FF6">
      <w:pPr>
        <w:pStyle w:val="CodeListing"/>
      </w:pPr>
    </w:p>
    <w:p w14:paraId="6E0D4946" w14:textId="77777777" w:rsidR="00BA5192" w:rsidRPr="00BA5192" w:rsidRDefault="00BA5192" w:rsidP="00816FF6">
      <w:pPr>
        <w:pStyle w:val="CodeListing"/>
      </w:pPr>
      <w:r w:rsidRPr="00BA5192">
        <w:t>BEGIN</w:t>
      </w:r>
    </w:p>
    <w:p w14:paraId="0EC0ED81" w14:textId="77777777" w:rsidR="00BA5192" w:rsidRPr="00BA5192" w:rsidRDefault="00BA5192" w:rsidP="00816FF6">
      <w:pPr>
        <w:pStyle w:val="CodeListing"/>
      </w:pPr>
      <w:r>
        <w:t xml:space="preserve">   tab_form_emp_pkg.delete</w:t>
      </w:r>
      <w:r w:rsidRPr="00BA5192">
        <w:t>_emp_</w:t>
      </w:r>
      <w:r>
        <w:t>coll_</w:t>
      </w:r>
      <w:r w:rsidRPr="00BA5192">
        <w:t>custom (:t_message);</w:t>
      </w:r>
    </w:p>
    <w:p w14:paraId="1A643712" w14:textId="77777777" w:rsidR="00BA5192" w:rsidRPr="00BA5192" w:rsidRDefault="00BA5192" w:rsidP="00816FF6">
      <w:pPr>
        <w:pStyle w:val="CodeListing"/>
      </w:pPr>
      <w:r w:rsidRPr="00BA5192">
        <w:t>END;</w:t>
      </w:r>
    </w:p>
    <w:p w14:paraId="11A172C7" w14:textId="77777777" w:rsidR="00BA5192" w:rsidRPr="00BA5192" w:rsidRDefault="00BA5192" w:rsidP="00816FF6">
      <w:pPr>
        <w:pStyle w:val="CodeListing"/>
      </w:pPr>
    </w:p>
    <w:p w14:paraId="79BCE979" w14:textId="77777777" w:rsidR="00BA5192" w:rsidRDefault="00BA5192" w:rsidP="00BA5192">
      <w:proofErr w:type="gramStart"/>
      <w:r>
        <w:t>and</w:t>
      </w:r>
      <w:proofErr w:type="gramEnd"/>
      <w:r>
        <w:t xml:space="preserve"> put our</w:t>
      </w:r>
    </w:p>
    <w:p w14:paraId="5F55B51A" w14:textId="77777777" w:rsidR="00BA5192" w:rsidRPr="00BA5192" w:rsidRDefault="00BA5192" w:rsidP="00816FF6">
      <w:pPr>
        <w:pStyle w:val="CodeListing"/>
      </w:pPr>
      <w:r w:rsidRPr="00BA5192">
        <w:t>&amp;T_MESSAGE.</w:t>
      </w:r>
    </w:p>
    <w:p w14:paraId="761180E1" w14:textId="77777777" w:rsidR="00BA5192" w:rsidRDefault="00BA5192" w:rsidP="00BA5192">
      <w:proofErr w:type="gramStart"/>
      <w:r>
        <w:t>in</w:t>
      </w:r>
      <w:proofErr w:type="gramEnd"/>
      <w:r>
        <w:t xml:space="preserve"> the </w:t>
      </w:r>
      <w:r w:rsidRPr="008B6553">
        <w:t>Process Success Message</w:t>
      </w:r>
      <w:r>
        <w:t xml:space="preserve"> section.</w:t>
      </w:r>
    </w:p>
    <w:p w14:paraId="188A4129" w14:textId="77777777" w:rsidR="000D275B" w:rsidRDefault="000D275B" w:rsidP="004A128F">
      <w:r>
        <w:t>Now, let’s test the page 3 and change one of the records in our Tabular Form. We should get a similar result to the one shown in the figure 3.209</w:t>
      </w:r>
    </w:p>
    <w:p w14:paraId="0AF27A78" w14:textId="77777777" w:rsidR="000D275B" w:rsidRDefault="000D275B" w:rsidP="004A128F">
      <w:r>
        <w:rPr>
          <w:noProof/>
        </w:rPr>
        <w:drawing>
          <wp:inline distT="0" distB="0" distL="0" distR="0" wp14:anchorId="718F5317" wp14:editId="2273A061">
            <wp:extent cx="5184140" cy="143465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84140" cy="1434650"/>
                    </a:xfrm>
                    <a:prstGeom prst="rect">
                      <a:avLst/>
                    </a:prstGeom>
                  </pic:spPr>
                </pic:pic>
              </a:graphicData>
            </a:graphic>
          </wp:inline>
        </w:drawing>
      </w:r>
    </w:p>
    <w:p w14:paraId="13510664" w14:textId="77777777" w:rsidR="000D275B" w:rsidRDefault="000D275B" w:rsidP="004A128F">
      <w:r>
        <w:rPr>
          <w:noProof/>
        </w:rPr>
        <mc:AlternateContent>
          <mc:Choice Requires="wps">
            <w:drawing>
              <wp:anchor distT="0" distB="0" distL="114300" distR="114300" simplePos="0" relativeHeight="251849728" behindDoc="0" locked="0" layoutInCell="1" allowOverlap="1" wp14:anchorId="48DC6901" wp14:editId="4AB514F1">
                <wp:simplePos x="0" y="0"/>
                <wp:positionH relativeFrom="column">
                  <wp:posOffset>692150</wp:posOffset>
                </wp:positionH>
                <wp:positionV relativeFrom="paragraph">
                  <wp:posOffset>1847215</wp:posOffset>
                </wp:positionV>
                <wp:extent cx="4265295" cy="514350"/>
                <wp:effectExtent l="0" t="0" r="1905" b="0"/>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08145" w14:textId="77777777" w:rsidR="0062523E" w:rsidRPr="00EC0BA1" w:rsidRDefault="0062523E" w:rsidP="000D275B">
                            <w:pPr>
                              <w:pStyle w:val="FigureCaption"/>
                            </w:pPr>
                            <w:r>
                              <w:t>Figures 3.29 and 3.30: Tabular Form on APEX Collection – Update 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2" type="#_x0000_t202" style="position:absolute;margin-left:54.5pt;margin-top:145.45pt;width:335.85pt;height:4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H+gA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" stroked="f">
                <v:textbox inset="0,0,0,0">
                  <w:txbxContent>
                    <w:p w:rsidR="00A97698" w:rsidRPr="00EC0BA1" w:rsidRDefault="00A97698" w:rsidP="000D275B">
                      <w:pPr>
                        <w:pStyle w:val="FigureCaption"/>
                      </w:pPr>
                      <w:r>
                        <w:t>Figures 3.29 and 3.30: Tabular Form on APEX Collection – Update Process</w:t>
                      </w:r>
                    </w:p>
                  </w:txbxContent>
                </v:textbox>
                <w10:wrap type="topAndBottom"/>
              </v:shape>
            </w:pict>
          </mc:Fallback>
        </mc:AlternateContent>
      </w:r>
      <w:r>
        <w:rPr>
          <w:noProof/>
        </w:rPr>
        <w:drawing>
          <wp:inline distT="0" distB="0" distL="0" distR="0" wp14:anchorId="1FF149A1" wp14:editId="06A2646F">
            <wp:extent cx="5184140" cy="1606609"/>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84140" cy="1606609"/>
                    </a:xfrm>
                    <a:prstGeom prst="rect">
                      <a:avLst/>
                    </a:prstGeom>
                  </pic:spPr>
                </pic:pic>
              </a:graphicData>
            </a:graphic>
          </wp:inline>
        </w:drawing>
      </w:r>
    </w:p>
    <w:p w14:paraId="266EF808" w14:textId="77777777" w:rsidR="000D275B" w:rsidRDefault="000D275B" w:rsidP="004A128F"/>
    <w:p w14:paraId="0A2E0C3F" w14:textId="77777777" w:rsidR="000D275B" w:rsidRPr="00BB3CCA" w:rsidRDefault="000D275B" w:rsidP="000D275B">
      <w:pPr>
        <w:pStyle w:val="Heading3"/>
      </w:pPr>
      <w:r>
        <w:t>Updating Collection using On Demand Process</w:t>
      </w:r>
    </w:p>
    <w:p w14:paraId="23988F5A" w14:textId="77777777" w:rsidR="000D275B" w:rsidRDefault="00987617" w:rsidP="000D275B">
      <w:r>
        <w:t>Since collections are only a snapshot of the original data</w:t>
      </w:r>
      <w:r w:rsidR="007575D8">
        <w:t>, we</w:t>
      </w:r>
      <w:r>
        <w:t xml:space="preserve"> can use a </w:t>
      </w:r>
      <w:r w:rsidR="000B58A8">
        <w:t xml:space="preserve">different approach for an update. We can create some </w:t>
      </w:r>
      <w:proofErr w:type="spellStart"/>
      <w:r w:rsidR="000B58A8">
        <w:t>javascript</w:t>
      </w:r>
      <w:proofErr w:type="spellEnd"/>
      <w:r w:rsidR="000B58A8">
        <w:t xml:space="preserve"> code and combine this with an on demand process to update the collection on </w:t>
      </w:r>
      <w:r w:rsidR="000B58A8">
        <w:lastRenderedPageBreak/>
        <w:t>change of a single Tabular Form item</w:t>
      </w:r>
      <w:r>
        <w:t xml:space="preserve">. </w:t>
      </w:r>
      <w:r w:rsidR="000B58A8">
        <w:t>The validation of the collection values will be done only if we decide to save the collection back to the source. We will include only some basic validations for numeric and date columns in this code.</w:t>
      </w:r>
    </w:p>
    <w:p w14:paraId="2EC02798" w14:textId="77777777" w:rsidR="000B58A8" w:rsidRDefault="000B58A8" w:rsidP="000D275B">
      <w:r>
        <w:t>The code we need to write for this demonstration consists of:</w:t>
      </w:r>
    </w:p>
    <w:p w14:paraId="1CBBB907" w14:textId="77777777" w:rsidR="000B58A8" w:rsidRDefault="000B58A8" w:rsidP="000B58A8">
      <w:pPr>
        <w:pStyle w:val="ListBulletSub"/>
      </w:pPr>
      <w:r>
        <w:t>One procedure for updating of a collection member.</w:t>
      </w:r>
    </w:p>
    <w:p w14:paraId="68B60DF8" w14:textId="77777777" w:rsidR="000B58A8" w:rsidRDefault="000B58A8" w:rsidP="000D275B">
      <w:pPr>
        <w:pStyle w:val="ListBulletSub"/>
      </w:pPr>
      <w:r>
        <w:t xml:space="preserve">Two small </w:t>
      </w:r>
      <w:proofErr w:type="spellStart"/>
      <w:r>
        <w:t>javascript</w:t>
      </w:r>
      <w:proofErr w:type="spellEnd"/>
      <w:r>
        <w:t xml:space="preserve"> functions.</w:t>
      </w:r>
    </w:p>
    <w:p w14:paraId="2B42C76D" w14:textId="77777777" w:rsidR="002F284B" w:rsidRDefault="002F284B" w:rsidP="000D275B">
      <w:pPr>
        <w:pStyle w:val="ListBulletSub"/>
      </w:pPr>
      <w:r>
        <w:t xml:space="preserve">Three page items we </w:t>
      </w:r>
      <w:r w:rsidR="00BC7A35">
        <w:t>will use for parsing parameters</w:t>
      </w:r>
    </w:p>
    <w:p w14:paraId="3BE95C64" w14:textId="77777777" w:rsidR="00BC7A35" w:rsidRDefault="00BC7A35" w:rsidP="00BC7A35">
      <w:pPr>
        <w:pStyle w:val="ListBulletSub"/>
        <w:numPr>
          <w:ilvl w:val="0"/>
          <w:numId w:val="0"/>
        </w:numPr>
        <w:ind w:left="720"/>
      </w:pPr>
      <w:r>
        <w:rPr>
          <w:rStyle w:val="CodeCharacterInline"/>
          <w:sz w:val="20"/>
          <w:szCs w:val="20"/>
        </w:rPr>
        <w:t>T_COL_VAL_ITEM, T_COL_SEQ_ITEM, T_COL_ATTR_ITEM</w:t>
      </w:r>
    </w:p>
    <w:p w14:paraId="028A4039" w14:textId="77777777" w:rsidR="002F284B" w:rsidRDefault="002F284B" w:rsidP="000D275B">
      <w:pPr>
        <w:pStyle w:val="ListBulletSub"/>
      </w:pPr>
      <w:r>
        <w:t>One on demand process to call our procedure.</w:t>
      </w:r>
    </w:p>
    <w:p w14:paraId="0CCE80A9" w14:textId="77777777" w:rsidR="000B58A8" w:rsidRDefault="000B58A8" w:rsidP="000D275B">
      <w:r>
        <w:t>The procedure code we will add to our package is as follows:</w:t>
      </w:r>
    </w:p>
    <w:p w14:paraId="692A7E7A" w14:textId="77777777" w:rsidR="000B58A8" w:rsidRPr="002F284B" w:rsidRDefault="000B58A8" w:rsidP="000B58A8">
      <w:pPr>
        <w:autoSpaceDE w:val="0"/>
        <w:autoSpaceDN w:val="0"/>
        <w:adjustRightInd w:val="0"/>
        <w:spacing w:after="0"/>
        <w:rPr>
          <w:rStyle w:val="CodeCharacterInline"/>
          <w:rFonts w:eastAsiaTheme="minorHAnsi"/>
          <w:sz w:val="20"/>
          <w:szCs w:val="20"/>
          <w:highlight w:val="white"/>
        </w:rPr>
      </w:pPr>
      <w:r w:rsidRPr="002F284B">
        <w:rPr>
          <w:rStyle w:val="CodeCharacterInline"/>
          <w:rFonts w:eastAsiaTheme="minorHAnsi"/>
          <w:sz w:val="20"/>
          <w:szCs w:val="20"/>
          <w:highlight w:val="white"/>
        </w:rPr>
        <w:t xml:space="preserve">   PROCEDURE</w:t>
      </w:r>
      <w:r w:rsidR="00A73927">
        <w:rPr>
          <w:rStyle w:val="CodeCharacterInline"/>
          <w:rFonts w:eastAsiaTheme="minorHAnsi"/>
          <w:sz w:val="20"/>
          <w:szCs w:val="20"/>
          <w:highlight w:val="white"/>
        </w:rPr>
        <w:t xml:space="preserve"> update_emp_coll_member</w:t>
      </w:r>
      <w:r w:rsidRPr="002F284B">
        <w:rPr>
          <w:rStyle w:val="CodeCharacterInline"/>
          <w:rFonts w:eastAsiaTheme="minorHAnsi"/>
          <w:sz w:val="20"/>
          <w:szCs w:val="20"/>
          <w:highlight w:val="white"/>
        </w:rPr>
        <w:t xml:space="preserve"> (</w:t>
      </w:r>
    </w:p>
    <w:p w14:paraId="1E43102A" w14:textId="77777777" w:rsidR="000B58A8" w:rsidRPr="002F284B" w:rsidRDefault="000B58A8" w:rsidP="000B58A8">
      <w:pPr>
        <w:autoSpaceDE w:val="0"/>
        <w:autoSpaceDN w:val="0"/>
        <w:adjustRightInd w:val="0"/>
        <w:spacing w:after="0"/>
        <w:rPr>
          <w:rStyle w:val="CodeCharacterInline"/>
          <w:rFonts w:eastAsiaTheme="minorHAnsi"/>
          <w:sz w:val="20"/>
          <w:szCs w:val="20"/>
          <w:highlight w:val="white"/>
        </w:rPr>
      </w:pPr>
      <w:r w:rsidRPr="002F284B">
        <w:rPr>
          <w:rStyle w:val="CodeCharacterInline"/>
          <w:rFonts w:eastAsiaTheme="minorHAnsi"/>
          <w:sz w:val="20"/>
          <w:szCs w:val="20"/>
          <w:highlight w:val="white"/>
        </w:rPr>
        <w:t xml:space="preserve">      p_seq_id             IN       NUMBER,</w:t>
      </w:r>
    </w:p>
    <w:p w14:paraId="0DCFDD7F" w14:textId="77777777" w:rsidR="000B58A8" w:rsidRPr="002F284B" w:rsidRDefault="000B58A8" w:rsidP="000B58A8">
      <w:pPr>
        <w:autoSpaceDE w:val="0"/>
        <w:autoSpaceDN w:val="0"/>
        <w:adjustRightInd w:val="0"/>
        <w:spacing w:after="0"/>
        <w:rPr>
          <w:rStyle w:val="CodeCharacterInline"/>
          <w:rFonts w:eastAsiaTheme="minorHAnsi"/>
          <w:sz w:val="20"/>
          <w:szCs w:val="20"/>
          <w:highlight w:val="white"/>
        </w:rPr>
      </w:pPr>
      <w:r w:rsidRPr="002F284B">
        <w:rPr>
          <w:rStyle w:val="CodeCharacterInline"/>
          <w:rFonts w:eastAsiaTheme="minorHAnsi"/>
          <w:sz w:val="20"/>
          <w:szCs w:val="20"/>
          <w:highlight w:val="white"/>
        </w:rPr>
        <w:t xml:space="preserve">      p_attribute_number   IN       NUMBER,</w:t>
      </w:r>
    </w:p>
    <w:p w14:paraId="7A711A7D" w14:textId="77777777" w:rsidR="000B58A8" w:rsidRPr="002F284B" w:rsidRDefault="000B58A8" w:rsidP="000B58A8">
      <w:pPr>
        <w:autoSpaceDE w:val="0"/>
        <w:autoSpaceDN w:val="0"/>
        <w:adjustRightInd w:val="0"/>
        <w:spacing w:after="0"/>
        <w:rPr>
          <w:rStyle w:val="CodeCharacterInline"/>
          <w:rFonts w:eastAsiaTheme="minorHAnsi"/>
          <w:sz w:val="20"/>
          <w:szCs w:val="20"/>
          <w:highlight w:val="white"/>
        </w:rPr>
      </w:pPr>
      <w:r w:rsidRPr="002F284B">
        <w:rPr>
          <w:rStyle w:val="CodeCharacterInline"/>
          <w:rFonts w:eastAsiaTheme="minorHAnsi"/>
          <w:sz w:val="20"/>
          <w:szCs w:val="20"/>
          <w:highlight w:val="white"/>
        </w:rPr>
        <w:t xml:space="preserve">      p_attribute_value    IN       VARCHAR2</w:t>
      </w:r>
    </w:p>
    <w:p w14:paraId="601226F1" w14:textId="77777777" w:rsidR="000B58A8" w:rsidRPr="002F284B" w:rsidRDefault="000B58A8" w:rsidP="000B58A8">
      <w:pPr>
        <w:rPr>
          <w:rStyle w:val="CodeCharacterInline"/>
          <w:sz w:val="20"/>
          <w:szCs w:val="20"/>
        </w:rPr>
      </w:pPr>
      <w:r w:rsidRPr="002F284B">
        <w:rPr>
          <w:rStyle w:val="CodeCharacterInline"/>
          <w:rFonts w:eastAsiaTheme="minorHAnsi"/>
          <w:sz w:val="20"/>
          <w:szCs w:val="20"/>
          <w:highlight w:val="white"/>
        </w:rPr>
        <w:t xml:space="preserve">   );</w:t>
      </w:r>
    </w:p>
    <w:p w14:paraId="336CDD5E"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PROCEDURE update_emp_coll_member (</w:t>
      </w:r>
    </w:p>
    <w:p w14:paraId="7275359D"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p_seq_id             IN   NUMBER,</w:t>
      </w:r>
    </w:p>
    <w:p w14:paraId="1596B968"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p_attribute_number   IN   NUMBER,</w:t>
      </w:r>
    </w:p>
    <w:p w14:paraId="52537783"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p_attribute_value    IN   VARCHAR2</w:t>
      </w:r>
    </w:p>
    <w:p w14:paraId="671CC749"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w:t>
      </w:r>
    </w:p>
    <w:p w14:paraId="56162E89"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IS</w:t>
      </w:r>
    </w:p>
    <w:p w14:paraId="2C0410A4"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v_collection   VARCHAR2 (40)   := 'EMP_DEPT';</w:t>
      </w:r>
    </w:p>
    <w:p w14:paraId="32FF395F"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v_number       NUMBER;</w:t>
      </w:r>
    </w:p>
    <w:p w14:paraId="0448CA88"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v_date         DATE;</w:t>
      </w:r>
    </w:p>
    <w:p w14:paraId="778E6EC9"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v_message      VARCHAR2 (4000);</w:t>
      </w:r>
    </w:p>
    <w:p w14:paraId="2E3D1BBE"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BEGIN</w:t>
      </w:r>
    </w:p>
    <w:p w14:paraId="795E1246"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IF p_seq_id IS NOT NULL</w:t>
      </w:r>
    </w:p>
    <w:p w14:paraId="28F007DC"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THEN</w:t>
      </w:r>
    </w:p>
    <w:p w14:paraId="1B6A434A"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IF p_attribute_number IN (4, 6, 7, 8)</w:t>
      </w:r>
    </w:p>
    <w:p w14:paraId="56A4227B"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THEN</w:t>
      </w:r>
    </w:p>
    <w:p w14:paraId="71CBB627"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v_number := TO_NUMBER (p_attribute_value);</w:t>
      </w:r>
    </w:p>
    <w:p w14:paraId="2F17DE78"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ELSIF p_attribute_number IN (5)</w:t>
      </w:r>
    </w:p>
    <w:p w14:paraId="41BE7570"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THEN</w:t>
      </w:r>
    </w:p>
    <w:p w14:paraId="42AC2D58"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v_date := TO_DATE (p_attribute_value);</w:t>
      </w:r>
    </w:p>
    <w:p w14:paraId="625452C5"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END IF;</w:t>
      </w:r>
    </w:p>
    <w:p w14:paraId="57F84C8C"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p>
    <w:p w14:paraId="6B9D6FCC"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apex_collection.update_member_attribute</w:t>
      </w:r>
    </w:p>
    <w:p w14:paraId="11D6D641"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(p_collection_name      =&gt; v_collection,</w:t>
      </w:r>
    </w:p>
    <w:p w14:paraId="79E639E0"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p_seq                  =&gt; p_seq_id,</w:t>
      </w:r>
    </w:p>
    <w:p w14:paraId="10474468"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p_attr_number          =&gt; p_attribute_number,</w:t>
      </w:r>
    </w:p>
    <w:p w14:paraId="19181157"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p_attr_value           =&gt; p_attribute_value</w:t>
      </w:r>
    </w:p>
    <w:p w14:paraId="4B5DFBFD"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w:t>
      </w:r>
    </w:p>
    <w:p w14:paraId="6F98FA64"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END IF;</w:t>
      </w:r>
    </w:p>
    <w:p w14:paraId="5ACAB43B"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lastRenderedPageBreak/>
        <w:t xml:space="preserve">   EXCEPTION</w:t>
      </w:r>
    </w:p>
    <w:p w14:paraId="2D711679"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WHEN OTHERS</w:t>
      </w:r>
    </w:p>
    <w:p w14:paraId="6677EE08"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THEN</w:t>
      </w:r>
    </w:p>
    <w:p w14:paraId="21F38D16"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v_message := SQLERRM;</w:t>
      </w:r>
    </w:p>
    <w:p w14:paraId="17785937" w14:textId="77777777" w:rsidR="009F41BB" w:rsidRPr="009F41BB" w:rsidRDefault="009F41BB" w:rsidP="009F41BB">
      <w:pPr>
        <w:autoSpaceDE w:val="0"/>
        <w:autoSpaceDN w:val="0"/>
        <w:adjustRightInd w:val="0"/>
        <w:spacing w:after="0"/>
        <w:rPr>
          <w:rStyle w:val="CodeCharacterInline"/>
          <w:rFonts w:eastAsiaTheme="minorHAnsi"/>
          <w:sz w:val="20"/>
          <w:szCs w:val="20"/>
          <w:highlight w:val="white"/>
        </w:rPr>
      </w:pPr>
      <w:r w:rsidRPr="009F41BB">
        <w:rPr>
          <w:rStyle w:val="CodeCharacterInline"/>
          <w:rFonts w:eastAsiaTheme="minorHAnsi"/>
          <w:sz w:val="20"/>
          <w:szCs w:val="20"/>
          <w:highlight w:val="white"/>
        </w:rPr>
        <w:t xml:space="preserve">         HTP.p (v_message);</w:t>
      </w:r>
    </w:p>
    <w:p w14:paraId="7F034CBF" w14:textId="77777777" w:rsidR="000B58A8" w:rsidRPr="009F41BB" w:rsidRDefault="009F41BB" w:rsidP="009F41BB">
      <w:pPr>
        <w:rPr>
          <w:rStyle w:val="CodeCharacterInline"/>
          <w:sz w:val="20"/>
          <w:szCs w:val="20"/>
        </w:rPr>
      </w:pPr>
      <w:r w:rsidRPr="009F41BB">
        <w:rPr>
          <w:rStyle w:val="CodeCharacterInline"/>
          <w:rFonts w:eastAsiaTheme="minorHAnsi"/>
          <w:sz w:val="20"/>
          <w:szCs w:val="20"/>
          <w:highlight w:val="white"/>
        </w:rPr>
        <w:t xml:space="preserve">   END update_emp_coll_member;</w:t>
      </w:r>
    </w:p>
    <w:p w14:paraId="3CA43D50" w14:textId="77777777" w:rsidR="00A73927" w:rsidRDefault="00A73927" w:rsidP="000D275B">
      <w:r>
        <w:rPr>
          <w:noProof/>
        </w:rPr>
        <mc:AlternateContent>
          <mc:Choice Requires="wps">
            <w:drawing>
              <wp:anchor distT="0" distB="0" distL="114300" distR="114300" simplePos="0" relativeHeight="251851776" behindDoc="0" locked="0" layoutInCell="1" allowOverlap="1" wp14:anchorId="1EF3999E" wp14:editId="02590B15">
                <wp:simplePos x="0" y="0"/>
                <wp:positionH relativeFrom="column">
                  <wp:posOffset>345440</wp:posOffset>
                </wp:positionH>
                <wp:positionV relativeFrom="paragraph">
                  <wp:posOffset>101600</wp:posOffset>
                </wp:positionV>
                <wp:extent cx="4265295" cy="514350"/>
                <wp:effectExtent l="0" t="0" r="1905" b="0"/>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C2DAD" w14:textId="77777777" w:rsidR="0062523E" w:rsidRPr="00B161E2" w:rsidRDefault="0062523E" w:rsidP="00A73927">
                            <w:pPr>
                              <w:pStyle w:val="FigureCaption"/>
                              <w:rPr>
                                <w:sz w:val="23"/>
                              </w:rPr>
                            </w:pPr>
                            <w:r>
                              <w:t>Snippet 3.11: Tabular Form – Collection – Update on Demand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3" type="#_x0000_t202" style="position:absolute;margin-left:27.2pt;margin-top:8pt;width:335.85pt;height:4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" stroked="f">
                <v:textbox inset="0,0,0,0">
                  <w:txbxContent>
                    <w:p w:rsidR="00A97698" w:rsidRPr="00B161E2" w:rsidRDefault="00A97698" w:rsidP="00A73927">
                      <w:pPr>
                        <w:pStyle w:val="FigureCaption"/>
                        <w:rPr>
                          <w:sz w:val="23"/>
                        </w:rPr>
                      </w:pPr>
                      <w:r>
                        <w:t>Snippet 3.11: Tabular Form – Collection – Update on Demand</w:t>
                      </w:r>
                    </w:p>
                  </w:txbxContent>
                </v:textbox>
                <w10:wrap type="topAndBottom"/>
              </v:shape>
            </w:pict>
          </mc:Fallback>
        </mc:AlternateContent>
      </w:r>
    </w:p>
    <w:p w14:paraId="03D0FEB5" w14:textId="77777777" w:rsidR="000D275B" w:rsidRDefault="002F284B" w:rsidP="000D275B">
      <w:proofErr w:type="spellStart"/>
      <w:r>
        <w:t>Javascript</w:t>
      </w:r>
      <w:proofErr w:type="spellEnd"/>
      <w:r>
        <w:t xml:space="preserve"> code, added to the page header of the page 3 will call the on demand process and check the return value of that process for errors:</w:t>
      </w:r>
    </w:p>
    <w:p w14:paraId="03C814AA" w14:textId="77777777" w:rsidR="002F284B" w:rsidRPr="002F284B" w:rsidRDefault="002F284B" w:rsidP="002F284B">
      <w:pPr>
        <w:spacing w:after="0"/>
        <w:rPr>
          <w:rStyle w:val="CodeCharacterInline"/>
          <w:sz w:val="20"/>
          <w:szCs w:val="20"/>
        </w:rPr>
      </w:pPr>
      <w:r w:rsidRPr="002F284B">
        <w:rPr>
          <w:rStyle w:val="CodeCharacterInline"/>
          <w:sz w:val="20"/>
          <w:szCs w:val="20"/>
        </w:rPr>
        <w:t>&lt;script language="JavaScript" type="text/javascript"&gt;</w:t>
      </w:r>
    </w:p>
    <w:p w14:paraId="2DCD65FF"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function LPad(ContentToSize,PadLength,PadChar)</w:t>
      </w:r>
    </w:p>
    <w:p w14:paraId="3BCEAFDE"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w:t>
      </w:r>
    </w:p>
    <w:p w14:paraId="033DB563"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var PaddedString=ContentToSize.toString();</w:t>
      </w:r>
    </w:p>
    <w:p w14:paraId="7164535B"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for(i=ContentToSize.length+1;i&lt;=PadLength;i++)</w:t>
      </w:r>
    </w:p>
    <w:p w14:paraId="30DEB356"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{PaddedString=PadChar+PaddedString;}</w:t>
      </w:r>
    </w:p>
    <w:p w14:paraId="6A92BC96"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return PaddedString;</w:t>
      </w:r>
    </w:p>
    <w:p w14:paraId="1A59B83C"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w:t>
      </w:r>
    </w:p>
    <w:p w14:paraId="7EFDA54B" w14:textId="77777777" w:rsidR="002F284B" w:rsidRPr="002F284B" w:rsidRDefault="002F284B" w:rsidP="002F284B">
      <w:pPr>
        <w:spacing w:after="0"/>
        <w:rPr>
          <w:rStyle w:val="CodeCharacterInline"/>
          <w:sz w:val="20"/>
          <w:szCs w:val="20"/>
        </w:rPr>
      </w:pPr>
    </w:p>
    <w:p w14:paraId="63BB23BB"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function f_update_emp_coll_member(pThis,pRownum,pAttribNo){ </w:t>
      </w:r>
    </w:p>
    <w:p w14:paraId="1D56B5F2"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var v_seq_array = 'f02_' + LPad(pRownum, 4, "0");</w:t>
      </w:r>
    </w:p>
    <w:p w14:paraId="228EC5CE"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var SeqID =  $x(v_seq_array).value;</w:t>
      </w:r>
    </w:p>
    <w:p w14:paraId="5A472ED9"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var get = new htmldb_Get(null,$x('pFlowId').value,</w:t>
      </w:r>
    </w:p>
    <w:p w14:paraId="77DD31D1"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'APPLICATION_PROCESS=update_emp_coll_member',0);</w:t>
      </w:r>
    </w:p>
    <w:p w14:paraId="7BCD09D8"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get.add('T_COL_VAL_ITEM',pThis);</w:t>
      </w:r>
    </w:p>
    <w:p w14:paraId="03FFAB78"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get.add('T_COL_SEQ_ITEM',SeqID);</w:t>
      </w:r>
    </w:p>
    <w:p w14:paraId="0261C1C9"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get.add('T_COL_ATTR_ITEM',pAttribNo);</w:t>
      </w:r>
    </w:p>
    <w:p w14:paraId="7B53EF6B"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gReturn = get.get();</w:t>
      </w:r>
    </w:p>
    <w:p w14:paraId="5E14CCF0"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if(gReturn) {alert(gReturn)}</w:t>
      </w:r>
    </w:p>
    <w:p w14:paraId="5F0707B3"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get = null;</w:t>
      </w:r>
    </w:p>
    <w:p w14:paraId="2BBF492D" w14:textId="77777777" w:rsidR="002F284B" w:rsidRPr="002F284B" w:rsidRDefault="002F284B" w:rsidP="002F284B">
      <w:pPr>
        <w:spacing w:after="0"/>
        <w:rPr>
          <w:rStyle w:val="CodeCharacterInline"/>
          <w:sz w:val="20"/>
          <w:szCs w:val="20"/>
        </w:rPr>
      </w:pPr>
      <w:r w:rsidRPr="002F284B">
        <w:rPr>
          <w:rStyle w:val="CodeCharacterInline"/>
          <w:sz w:val="20"/>
          <w:szCs w:val="20"/>
        </w:rPr>
        <w:t xml:space="preserve"> }</w:t>
      </w:r>
    </w:p>
    <w:p w14:paraId="64671372" w14:textId="77777777" w:rsidR="00A73927" w:rsidRPr="00A73927" w:rsidRDefault="002F284B" w:rsidP="00A73927">
      <w:pPr>
        <w:spacing w:after="0"/>
        <w:rPr>
          <w:rFonts w:ascii="Courier New" w:hAnsi="Courier New"/>
          <w:bCs/>
          <w:noProof/>
          <w:sz w:val="20"/>
          <w:szCs w:val="20"/>
        </w:rPr>
      </w:pPr>
      <w:r w:rsidRPr="002F284B">
        <w:rPr>
          <w:rStyle w:val="CodeCharacterInline"/>
          <w:sz w:val="20"/>
          <w:szCs w:val="20"/>
        </w:rPr>
        <w:t>&lt;/script&gt;</w:t>
      </w:r>
      <w:r w:rsidR="00A73927">
        <w:rPr>
          <w:noProof/>
        </w:rPr>
        <mc:AlternateContent>
          <mc:Choice Requires="wps">
            <w:drawing>
              <wp:anchor distT="0" distB="0" distL="114300" distR="114300" simplePos="0" relativeHeight="251853824" behindDoc="0" locked="0" layoutInCell="1" allowOverlap="1" wp14:anchorId="2D0ADF73" wp14:editId="152B08D0">
                <wp:simplePos x="0" y="0"/>
                <wp:positionH relativeFrom="column">
                  <wp:posOffset>383540</wp:posOffset>
                </wp:positionH>
                <wp:positionV relativeFrom="paragraph">
                  <wp:posOffset>169545</wp:posOffset>
                </wp:positionV>
                <wp:extent cx="4265295" cy="514350"/>
                <wp:effectExtent l="0" t="0" r="1905" b="0"/>
                <wp:wrapTopAndBottom/>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7ACECB" w14:textId="77777777" w:rsidR="0062523E" w:rsidRPr="00B161E2" w:rsidRDefault="0062523E" w:rsidP="00A73927">
                            <w:pPr>
                              <w:pStyle w:val="FigureCaption"/>
                              <w:rPr>
                                <w:sz w:val="23"/>
                              </w:rPr>
                            </w:pPr>
                            <w:r>
                              <w:t>Snippet 3.12: Tabular Form – Collection – Ajax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margin-left:30.2pt;margin-top:13.35pt;width:335.85pt;height:4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yaFgA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" stroked="f">
                <v:textbox inset="0,0,0,0">
                  <w:txbxContent>
                    <w:p w:rsidR="00A97698" w:rsidRPr="00B161E2" w:rsidRDefault="00A97698" w:rsidP="00A73927">
                      <w:pPr>
                        <w:pStyle w:val="FigureCaption"/>
                        <w:rPr>
                          <w:sz w:val="23"/>
                        </w:rPr>
                      </w:pPr>
                      <w:r>
                        <w:t>Snippet 3.12: Tabular Form – Collection – Ajax</w:t>
                      </w:r>
                    </w:p>
                  </w:txbxContent>
                </v:textbox>
                <w10:wrap type="topAndBottom"/>
              </v:shape>
            </w:pict>
          </mc:Fallback>
        </mc:AlternateContent>
      </w:r>
    </w:p>
    <w:p w14:paraId="6161DCEC" w14:textId="77777777" w:rsidR="00A73927" w:rsidRDefault="00A73927" w:rsidP="000D275B">
      <w:r>
        <w:t>On Demand process “</w:t>
      </w:r>
      <w:proofErr w:type="spellStart"/>
      <w:r>
        <w:t>update_emp_coll_member</w:t>
      </w:r>
      <w:proofErr w:type="spellEnd"/>
      <w:r>
        <w:t>” will be a simple PL/SQL block:</w:t>
      </w:r>
    </w:p>
    <w:p w14:paraId="026521C7" w14:textId="77777777" w:rsidR="00A73927" w:rsidRPr="00A73927" w:rsidRDefault="00A73927" w:rsidP="00816FF6">
      <w:pPr>
        <w:pStyle w:val="CodeListing"/>
        <w:rPr>
          <w:rStyle w:val="CodeCharacterInline"/>
          <w:sz w:val="20"/>
          <w:szCs w:val="20"/>
        </w:rPr>
      </w:pPr>
      <w:r w:rsidRPr="00A73927">
        <w:rPr>
          <w:rStyle w:val="CodeCharacterInline"/>
          <w:sz w:val="20"/>
          <w:szCs w:val="20"/>
        </w:rPr>
        <w:t>BEGIN</w:t>
      </w:r>
    </w:p>
    <w:p w14:paraId="7CCD932D" w14:textId="77777777" w:rsidR="00A73927" w:rsidRPr="00A73927" w:rsidRDefault="00A73927" w:rsidP="00816FF6">
      <w:pPr>
        <w:pStyle w:val="CodeListing"/>
        <w:rPr>
          <w:rStyle w:val="CodeCharacterInline"/>
          <w:sz w:val="20"/>
          <w:szCs w:val="20"/>
        </w:rPr>
      </w:pPr>
      <w:r w:rsidRPr="00A73927">
        <w:rPr>
          <w:rStyle w:val="CodeCharacterInline"/>
          <w:sz w:val="20"/>
          <w:szCs w:val="20"/>
        </w:rPr>
        <w:t xml:space="preserve">   tab_form</w:t>
      </w:r>
      <w:r>
        <w:rPr>
          <w:rStyle w:val="CodeCharacterInline"/>
          <w:sz w:val="20"/>
          <w:szCs w:val="20"/>
        </w:rPr>
        <w:t>_emp_pkg.update_emp_coll_member</w:t>
      </w:r>
      <w:r w:rsidRPr="00A73927">
        <w:rPr>
          <w:rStyle w:val="CodeCharacterInline"/>
          <w:sz w:val="20"/>
          <w:szCs w:val="20"/>
        </w:rPr>
        <w:t xml:space="preserve"> (:t_col_seq_item,</w:t>
      </w:r>
    </w:p>
    <w:p w14:paraId="759414EA" w14:textId="77777777" w:rsidR="00A73927" w:rsidRDefault="00A73927" w:rsidP="00816FF6">
      <w:pPr>
        <w:pStyle w:val="CodeListing"/>
        <w:rPr>
          <w:rStyle w:val="CodeCharacterInline"/>
          <w:sz w:val="20"/>
          <w:szCs w:val="20"/>
        </w:rPr>
      </w:pPr>
      <w:r>
        <w:rPr>
          <w:rStyle w:val="CodeCharacterInline"/>
          <w:sz w:val="20"/>
          <w:szCs w:val="20"/>
        </w:rPr>
        <w:t xml:space="preserve">                          </w:t>
      </w:r>
      <w:r w:rsidRPr="00A73927">
        <w:rPr>
          <w:rStyle w:val="CodeCharacterInline"/>
          <w:sz w:val="20"/>
          <w:szCs w:val="20"/>
        </w:rPr>
        <w:t>:t_col_attr_item,</w:t>
      </w:r>
      <w:r>
        <w:rPr>
          <w:rStyle w:val="CodeCharacterInline"/>
          <w:sz w:val="20"/>
          <w:szCs w:val="20"/>
        </w:rPr>
        <w:t xml:space="preserve"> </w:t>
      </w:r>
    </w:p>
    <w:p w14:paraId="4CF3579B" w14:textId="77777777" w:rsidR="00A73927" w:rsidRPr="00A73927" w:rsidRDefault="00A73927" w:rsidP="00816FF6">
      <w:pPr>
        <w:pStyle w:val="CodeListing"/>
        <w:rPr>
          <w:rStyle w:val="CodeCharacterInline"/>
          <w:sz w:val="20"/>
          <w:szCs w:val="20"/>
        </w:rPr>
      </w:pPr>
      <w:r>
        <w:rPr>
          <w:rStyle w:val="CodeCharacterInline"/>
          <w:sz w:val="20"/>
          <w:szCs w:val="20"/>
        </w:rPr>
        <w:t xml:space="preserve">                          </w:t>
      </w:r>
      <w:r w:rsidRPr="00A73927">
        <w:rPr>
          <w:rStyle w:val="CodeCharacterInline"/>
          <w:sz w:val="20"/>
          <w:szCs w:val="20"/>
        </w:rPr>
        <w:t>:t_col_val_item);</w:t>
      </w:r>
    </w:p>
    <w:p w14:paraId="2E74C63A" w14:textId="77777777" w:rsidR="00A73927" w:rsidRPr="00A73927" w:rsidRDefault="00A73927" w:rsidP="00816FF6">
      <w:pPr>
        <w:pStyle w:val="CodeListing"/>
        <w:rPr>
          <w:rStyle w:val="CodeCharacterInline"/>
          <w:sz w:val="20"/>
          <w:szCs w:val="20"/>
        </w:rPr>
      </w:pPr>
      <w:r w:rsidRPr="00A73927">
        <w:rPr>
          <w:rStyle w:val="CodeCharacterInline"/>
          <w:sz w:val="20"/>
          <w:szCs w:val="20"/>
        </w:rPr>
        <w:t>END;</w:t>
      </w:r>
    </w:p>
    <w:p w14:paraId="50E56EA5" w14:textId="77777777" w:rsidR="00022979" w:rsidRDefault="00A73927" w:rsidP="000D275B">
      <w:r>
        <w:lastRenderedPageBreak/>
        <w:t xml:space="preserve">The last thing we need to do is to call this code from the Tabular Form. We will do that by entering </w:t>
      </w:r>
      <w:r w:rsidR="00022979">
        <w:t>the following in the ENAME column properties &gt; Element Attributes</w:t>
      </w:r>
    </w:p>
    <w:p w14:paraId="0CD2860A" w14:textId="77777777" w:rsidR="00A73927" w:rsidRDefault="00A73927" w:rsidP="00816FF6">
      <w:pPr>
        <w:pStyle w:val="CodeListing"/>
      </w:pPr>
      <w:r w:rsidRPr="00A73927">
        <w:t>onchange="f_update_emp_coll_member(this.value,'#ROWNUM#',2);"</w:t>
      </w:r>
    </w:p>
    <w:p w14:paraId="036CD5CC" w14:textId="77777777" w:rsidR="00A73927" w:rsidRDefault="00022979" w:rsidP="000D275B">
      <w:r>
        <w:t xml:space="preserve">This needs to be done for all the other columns accordingly. </w:t>
      </w:r>
    </w:p>
    <w:p w14:paraId="0152B460" w14:textId="77777777" w:rsidR="00022979" w:rsidRDefault="00022979" w:rsidP="00022979">
      <w:pPr>
        <w:pStyle w:val="NoteTipCaution"/>
      </w:pPr>
      <w:r>
        <w:t xml:space="preserve">CAUTION: </w:t>
      </w:r>
      <w:r w:rsidRPr="00022979">
        <w:t xml:space="preserve">The third parameter of the </w:t>
      </w:r>
      <w:proofErr w:type="spellStart"/>
      <w:r w:rsidRPr="00022979">
        <w:t>javascript</w:t>
      </w:r>
      <w:proofErr w:type="spellEnd"/>
      <w:r w:rsidRPr="00022979">
        <w:t xml:space="preserve"> function expects the attribute number of the column. We need to be careful with that and adjust this value to the right one. The mapping we have in the view code can help us with that.</w:t>
      </w:r>
    </w:p>
    <w:p w14:paraId="5CDE825E" w14:textId="77777777" w:rsidR="00022979" w:rsidRDefault="00022979" w:rsidP="000D275B"/>
    <w:p w14:paraId="5F3C3287" w14:textId="77777777" w:rsidR="00A73927" w:rsidRDefault="00A73927" w:rsidP="000D275B">
      <w:r>
        <w:t>If we now run the page 3 and try to update some of the rows in the Tabular Form, we can see what happens if we use Firebug extension for Firefox.</w:t>
      </w:r>
    </w:p>
    <w:p w14:paraId="236B5D4E" w14:textId="77777777" w:rsidR="00A73927" w:rsidRDefault="00961B4E" w:rsidP="000D275B">
      <w:r>
        <w:rPr>
          <w:noProof/>
        </w:rPr>
        <w:drawing>
          <wp:inline distT="0" distB="0" distL="0" distR="0" wp14:anchorId="2EFDC95D" wp14:editId="5922B84B">
            <wp:extent cx="5184140" cy="1490316"/>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84140" cy="1490316"/>
                    </a:xfrm>
                    <a:prstGeom prst="rect">
                      <a:avLst/>
                    </a:prstGeom>
                  </pic:spPr>
                </pic:pic>
              </a:graphicData>
            </a:graphic>
          </wp:inline>
        </w:drawing>
      </w:r>
    </w:p>
    <w:p w14:paraId="68E74144" w14:textId="77777777" w:rsidR="00961B4E" w:rsidRDefault="00961B4E" w:rsidP="000D275B">
      <w:r>
        <w:rPr>
          <w:noProof/>
        </w:rPr>
        <w:drawing>
          <wp:inline distT="0" distB="0" distL="0" distR="0" wp14:anchorId="24050857" wp14:editId="701DA514">
            <wp:extent cx="5124450" cy="1419225"/>
            <wp:effectExtent l="0" t="0" r="0" b="952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44324" cy="1424729"/>
                    </a:xfrm>
                    <a:prstGeom prst="rect">
                      <a:avLst/>
                    </a:prstGeom>
                  </pic:spPr>
                </pic:pic>
              </a:graphicData>
            </a:graphic>
          </wp:inline>
        </w:drawing>
      </w:r>
    </w:p>
    <w:p w14:paraId="0ABFB5EF" w14:textId="77777777" w:rsidR="000D275B" w:rsidRDefault="00961B4E" w:rsidP="000D275B">
      <w:r>
        <w:rPr>
          <w:noProof/>
        </w:rPr>
        <w:lastRenderedPageBreak/>
        <mc:AlternateContent>
          <mc:Choice Requires="wps">
            <w:drawing>
              <wp:anchor distT="0" distB="0" distL="114300" distR="114300" simplePos="0" relativeHeight="251855872" behindDoc="0" locked="0" layoutInCell="1" allowOverlap="1" wp14:anchorId="3C52E84D" wp14:editId="53A6AB83">
                <wp:simplePos x="0" y="0"/>
                <wp:positionH relativeFrom="column">
                  <wp:posOffset>701675</wp:posOffset>
                </wp:positionH>
                <wp:positionV relativeFrom="paragraph">
                  <wp:posOffset>276225</wp:posOffset>
                </wp:positionV>
                <wp:extent cx="4265295" cy="514350"/>
                <wp:effectExtent l="0" t="0" r="1905" b="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15309" w14:textId="77777777" w:rsidR="0062523E" w:rsidRPr="00EC0BA1" w:rsidRDefault="0062523E" w:rsidP="00961B4E">
                            <w:pPr>
                              <w:pStyle w:val="FigureCaption"/>
                            </w:pPr>
                            <w:r>
                              <w:t xml:space="preserve">Figures 3.31 and 3.32: Tabular Form on APEX Collection – </w:t>
                            </w:r>
                            <w:r w:rsidRPr="00B3123E">
                              <w:t>Updating Collection using On Demand 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margin-left:55.25pt;margin-top:21.75pt;width:335.85pt;height:4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2Yfw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" stroked="f">
                <v:textbox inset="0,0,0,0">
                  <w:txbxContent>
                    <w:p w:rsidR="00A97698" w:rsidRPr="00EC0BA1" w:rsidRDefault="00A97698" w:rsidP="00961B4E">
                      <w:pPr>
                        <w:pStyle w:val="FigureCaption"/>
                      </w:pPr>
                      <w:r>
                        <w:t xml:space="preserve">Figures 3.31 and 3.32: Tabular Form on APEX Collection – </w:t>
                      </w:r>
                      <w:r w:rsidRPr="00B3123E">
                        <w:t>Updating Collection using On Demand Process</w:t>
                      </w:r>
                    </w:p>
                  </w:txbxContent>
                </v:textbox>
                <w10:wrap type="topAndBottom"/>
              </v:shape>
            </w:pict>
          </mc:Fallback>
        </mc:AlternateContent>
      </w:r>
    </w:p>
    <w:p w14:paraId="77B33856" w14:textId="77777777" w:rsidR="00BC7A35" w:rsidRDefault="00BC7A35" w:rsidP="000D275B">
      <w:r>
        <w:t>The final step in this exercise is to save the collection data back to the table. For that we will create:</w:t>
      </w:r>
    </w:p>
    <w:p w14:paraId="31852305" w14:textId="77777777" w:rsidR="00BC7A35" w:rsidRDefault="00BC7A35" w:rsidP="00BC7A35">
      <w:pPr>
        <w:pStyle w:val="ListBulletSub"/>
      </w:pPr>
      <w:r>
        <w:t>One validation function which will take care of the data integrity</w:t>
      </w:r>
      <w:bookmarkStart w:id="10" w:name="_GoBack"/>
      <w:bookmarkEnd w:id="10"/>
      <w:del w:id="11" w:author="John Scott" w:date="2011-03-07T22:37:00Z">
        <w:r w:rsidDel="002E1FE0">
          <w:delText xml:space="preserve"> </w:delText>
        </w:r>
      </w:del>
      <w:r>
        <w:t>.</w:t>
      </w:r>
    </w:p>
    <w:p w14:paraId="5B9D4052" w14:textId="77777777" w:rsidR="00BC7A35" w:rsidRDefault="00BC7A35" w:rsidP="00BC7A35">
      <w:pPr>
        <w:pStyle w:val="ListBulletSub"/>
      </w:pPr>
      <w:r>
        <w:t>One procedure which will save the data back to the table.</w:t>
      </w:r>
    </w:p>
    <w:p w14:paraId="3AB96AE6" w14:textId="77777777" w:rsidR="00BC7A35" w:rsidRDefault="00BC7A35" w:rsidP="00BC7A35">
      <w:pPr>
        <w:autoSpaceDE w:val="0"/>
        <w:autoSpaceDN w:val="0"/>
        <w:adjustRightInd w:val="0"/>
        <w:spacing w:after="0"/>
      </w:pPr>
    </w:p>
    <w:p w14:paraId="7646BC9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FUNCTION validate_collection_data</w:t>
      </w:r>
    </w:p>
    <w:p w14:paraId="12BEC2A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RETURN VARCHAR2;</w:t>
      </w:r>
    </w:p>
    <w:p w14:paraId="3B3F5990" w14:textId="77777777" w:rsidR="006001E7" w:rsidRPr="006001E7" w:rsidRDefault="006001E7" w:rsidP="006001E7">
      <w:pPr>
        <w:spacing w:after="0"/>
        <w:rPr>
          <w:rStyle w:val="CodeCharacterInline"/>
          <w:rFonts w:eastAsiaTheme="minorHAnsi"/>
          <w:sz w:val="20"/>
          <w:szCs w:val="20"/>
        </w:rPr>
      </w:pPr>
    </w:p>
    <w:p w14:paraId="085BC6A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PROCEDURE update_table_from_collection (</w:t>
      </w:r>
    </w:p>
    <w:p w14:paraId="43E19AC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p_deptno    IN       NUMBER,</w:t>
      </w:r>
    </w:p>
    <w:p w14:paraId="40FB025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p_message   OUT      VARCHAR2</w:t>
      </w:r>
    </w:p>
    <w:p w14:paraId="78963CE4" w14:textId="77777777" w:rsidR="006001E7" w:rsidRPr="006001E7" w:rsidRDefault="006001E7" w:rsidP="006001E7">
      <w:pPr>
        <w:spacing w:after="0"/>
        <w:rPr>
          <w:rStyle w:val="CodeCharacterInline"/>
          <w:rFonts w:eastAsiaTheme="minorHAnsi"/>
          <w:sz w:val="20"/>
          <w:szCs w:val="20"/>
        </w:rPr>
      </w:pPr>
      <w:r>
        <w:rPr>
          <w:rStyle w:val="CodeCharacterInline"/>
          <w:rFonts w:eastAsiaTheme="minorHAnsi"/>
          <w:sz w:val="20"/>
          <w:szCs w:val="20"/>
        </w:rPr>
        <w:t xml:space="preserve">   );</w:t>
      </w:r>
    </w:p>
    <w:p w14:paraId="36AADCE2" w14:textId="77777777" w:rsidR="006001E7" w:rsidRPr="006001E7" w:rsidRDefault="006001E7" w:rsidP="006001E7">
      <w:pPr>
        <w:spacing w:after="0"/>
        <w:rPr>
          <w:rStyle w:val="CodeCharacterInline"/>
          <w:rFonts w:eastAsiaTheme="minorHAnsi"/>
          <w:sz w:val="20"/>
          <w:szCs w:val="20"/>
        </w:rPr>
      </w:pPr>
    </w:p>
    <w:p w14:paraId="53E88CD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FUNCTION validate_collection_data</w:t>
      </w:r>
    </w:p>
    <w:p w14:paraId="1B70CE0F"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RETURN VARCHAR2</w:t>
      </w:r>
    </w:p>
    <w:p w14:paraId="519DCBC6"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IS</w:t>
      </w:r>
    </w:p>
    <w:p w14:paraId="2D9F38D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v_message    VARCHAR2 (4000);</w:t>
      </w:r>
    </w:p>
    <w:p w14:paraId="5054FFC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v_checksum   VARCHAR2 (400);</w:t>
      </w:r>
    </w:p>
    <w:p w14:paraId="67E637EF"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BEGIN</w:t>
      </w:r>
    </w:p>
    <w:p w14:paraId="05FCAB36"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FOR c IN (SELECT empno, ename, job, mgr, hiredate, sal, comm, deptno,</w:t>
      </w:r>
    </w:p>
    <w:p w14:paraId="4940F2D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valid, checksum, delete_flag</w:t>
      </w:r>
    </w:p>
    <w:p w14:paraId="5BB1BD42"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FROM emp_coll_v</w:t>
      </w:r>
    </w:p>
    <w:p w14:paraId="4CB676E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WHERE checksum IS NOT NULL)</w:t>
      </w:r>
    </w:p>
    <w:p w14:paraId="0EFD35C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LOOP</w:t>
      </w:r>
    </w:p>
    <w:p w14:paraId="2305827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SELECT wwv_flow_item.md5 (empno,</w:t>
      </w:r>
    </w:p>
    <w:p w14:paraId="256AE14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ename,</w:t>
      </w:r>
    </w:p>
    <w:p w14:paraId="105136A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job,</w:t>
      </w:r>
    </w:p>
    <w:p w14:paraId="16AAD16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mgr,</w:t>
      </w:r>
    </w:p>
    <w:p w14:paraId="322F43D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hiredate,</w:t>
      </w:r>
    </w:p>
    <w:p w14:paraId="5A4B5604"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sal,</w:t>
      </w:r>
    </w:p>
    <w:p w14:paraId="172FC46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comm,</w:t>
      </w:r>
    </w:p>
    <w:p w14:paraId="1E8E5AF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deptno,</w:t>
      </w:r>
    </w:p>
    <w:p w14:paraId="564399E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valid</w:t>
      </w:r>
    </w:p>
    <w:p w14:paraId="7A732DC4"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t>
      </w:r>
    </w:p>
    <w:p w14:paraId="2FAFC106"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INTO v_checksum</w:t>
      </w:r>
    </w:p>
    <w:p w14:paraId="048CD0B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FROM emp</w:t>
      </w:r>
    </w:p>
    <w:p w14:paraId="29306FB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WHERE empno = c.empno;</w:t>
      </w:r>
    </w:p>
    <w:p w14:paraId="4239F0BB" w14:textId="77777777" w:rsidR="006001E7" w:rsidRPr="006001E7" w:rsidRDefault="006001E7" w:rsidP="006001E7">
      <w:pPr>
        <w:spacing w:after="0"/>
        <w:rPr>
          <w:rStyle w:val="CodeCharacterInline"/>
          <w:rFonts w:eastAsiaTheme="minorHAnsi"/>
          <w:sz w:val="20"/>
          <w:szCs w:val="20"/>
        </w:rPr>
      </w:pPr>
    </w:p>
    <w:p w14:paraId="43D51372"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IF c.checksum &lt;&gt; v_checksum</w:t>
      </w:r>
    </w:p>
    <w:p w14:paraId="6057CA4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THEN</w:t>
      </w:r>
    </w:p>
    <w:p w14:paraId="22F761FB"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rPr>
        <w:t xml:space="preserve">            </w:t>
      </w:r>
      <w:r w:rsidRPr="006001E7">
        <w:rPr>
          <w:rStyle w:val="CodeCharacterInline"/>
          <w:rFonts w:eastAsiaTheme="minorHAnsi"/>
          <w:sz w:val="20"/>
          <w:szCs w:val="20"/>
          <w:lang w:val="de-DE"/>
        </w:rPr>
        <w:t>v_message :=</w:t>
      </w:r>
    </w:p>
    <w:p w14:paraId="07769468"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lang w:val="de-DE"/>
        </w:rPr>
        <w:t xml:space="preserve">                  v_message</w:t>
      </w:r>
    </w:p>
    <w:p w14:paraId="6B28126D"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lang w:val="de-DE"/>
        </w:rPr>
        <w:lastRenderedPageBreak/>
        <w:t xml:space="preserve">               || '&lt;br/&gt;'</w:t>
      </w:r>
    </w:p>
    <w:p w14:paraId="7B57C5B9"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lang w:val="de-DE"/>
        </w:rPr>
        <w:t xml:space="preserve">               </w:t>
      </w:r>
      <w:r w:rsidRPr="006001E7">
        <w:rPr>
          <w:rStyle w:val="CodeCharacterInline"/>
          <w:rFonts w:eastAsiaTheme="minorHAnsi"/>
          <w:sz w:val="20"/>
          <w:szCs w:val="20"/>
        </w:rPr>
        <w:t>|| 'Empno: '</w:t>
      </w:r>
    </w:p>
    <w:p w14:paraId="71493A39"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c.empno</w:t>
      </w:r>
    </w:p>
    <w:p w14:paraId="214B8BD4"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 Snapshot too old.';</w:t>
      </w:r>
    </w:p>
    <w:p w14:paraId="6A4005E0"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IF;</w:t>
      </w:r>
    </w:p>
    <w:p w14:paraId="352E559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LOOP;</w:t>
      </w:r>
    </w:p>
    <w:p w14:paraId="4D974FCF" w14:textId="77777777" w:rsidR="006001E7" w:rsidRPr="006001E7" w:rsidRDefault="006001E7" w:rsidP="006001E7">
      <w:pPr>
        <w:spacing w:after="0"/>
        <w:rPr>
          <w:rStyle w:val="CodeCharacterInline"/>
          <w:rFonts w:eastAsiaTheme="minorHAnsi"/>
          <w:sz w:val="20"/>
          <w:szCs w:val="20"/>
        </w:rPr>
      </w:pPr>
    </w:p>
    <w:p w14:paraId="40DDA7F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v_message := LTRIM (v_message, '&lt;br/&gt;');</w:t>
      </w:r>
    </w:p>
    <w:p w14:paraId="1282956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RETURN v_message;</w:t>
      </w:r>
    </w:p>
    <w:p w14:paraId="36AACAB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validate_collection_data;</w:t>
      </w:r>
    </w:p>
    <w:p w14:paraId="512EB135" w14:textId="77777777" w:rsidR="006001E7" w:rsidRPr="006001E7" w:rsidRDefault="006001E7" w:rsidP="006001E7">
      <w:pPr>
        <w:spacing w:after="0"/>
        <w:rPr>
          <w:rStyle w:val="CodeCharacterInline"/>
          <w:rFonts w:eastAsiaTheme="minorHAnsi"/>
          <w:sz w:val="20"/>
          <w:szCs w:val="20"/>
        </w:rPr>
      </w:pPr>
    </w:p>
    <w:p w14:paraId="07510DF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PROCEDURE update_table_from_collection (</w:t>
      </w:r>
    </w:p>
    <w:p w14:paraId="4B9213D9"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p_deptno    IN       NUMBER,</w:t>
      </w:r>
    </w:p>
    <w:p w14:paraId="3E10587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p_message   OUT      VARCHAR2</w:t>
      </w:r>
    </w:p>
    <w:p w14:paraId="141F28B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t>
      </w:r>
    </w:p>
    <w:p w14:paraId="0A690F7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IS</w:t>
      </w:r>
    </w:p>
    <w:p w14:paraId="7B839AD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v_ins_count   INTEGER         := 0;</w:t>
      </w:r>
    </w:p>
    <w:p w14:paraId="02D88DB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v_upd_count   INTEGER         := 0;</w:t>
      </w:r>
    </w:p>
    <w:p w14:paraId="48C25EE8"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v_del_count   INTEGER         := 0;</w:t>
      </w:r>
    </w:p>
    <w:p w14:paraId="63BFBC8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v_message     VARCHAR2 (4000);</w:t>
      </w:r>
    </w:p>
    <w:p w14:paraId="4DB16EFF"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BEGIN</w:t>
      </w:r>
    </w:p>
    <w:p w14:paraId="2AFC1D8E" w14:textId="77777777" w:rsidR="00470F8F"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FOR c IN (SELECT empno, ename, job, mgr, hiredate, </w:t>
      </w:r>
    </w:p>
    <w:p w14:paraId="2506A029" w14:textId="77777777" w:rsidR="006001E7" w:rsidRPr="006001E7" w:rsidRDefault="00470F8F" w:rsidP="006001E7">
      <w:pPr>
        <w:spacing w:after="0"/>
        <w:rPr>
          <w:rStyle w:val="CodeCharacterInline"/>
          <w:rFonts w:eastAsiaTheme="minorHAnsi"/>
          <w:sz w:val="20"/>
          <w:szCs w:val="20"/>
        </w:rPr>
      </w:pPr>
      <w:r>
        <w:rPr>
          <w:rStyle w:val="CodeCharacterInline"/>
          <w:rFonts w:eastAsiaTheme="minorHAnsi"/>
          <w:sz w:val="20"/>
          <w:szCs w:val="20"/>
        </w:rPr>
        <w:t xml:space="preserve">                       </w:t>
      </w:r>
      <w:r w:rsidR="006001E7" w:rsidRPr="006001E7">
        <w:rPr>
          <w:rStyle w:val="CodeCharacterInline"/>
          <w:rFonts w:eastAsiaTheme="minorHAnsi"/>
          <w:sz w:val="20"/>
          <w:szCs w:val="20"/>
        </w:rPr>
        <w:t>sal, comm, deptno,</w:t>
      </w:r>
    </w:p>
    <w:p w14:paraId="0A3B1AF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valid, checksum, delete_flag</w:t>
      </w:r>
    </w:p>
    <w:p w14:paraId="18872A70"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FROM emp_coll_v)</w:t>
      </w:r>
    </w:p>
    <w:p w14:paraId="1473CBF4"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LOOP</w:t>
      </w:r>
    </w:p>
    <w:p w14:paraId="39640B22"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IF c.delete_flag IS NULL AND c.checksum IS NOT NULL</w:t>
      </w:r>
    </w:p>
    <w:p w14:paraId="4E0BF9B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THEN</w:t>
      </w:r>
    </w:p>
    <w:p w14:paraId="3C7867B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IF c.checksum &lt;&gt;</w:t>
      </w:r>
    </w:p>
    <w:p w14:paraId="723040E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wwv_flow_item.md5 (c.empno,</w:t>
      </w:r>
    </w:p>
    <w:p w14:paraId="4035F0A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c.ename,</w:t>
      </w:r>
    </w:p>
    <w:p w14:paraId="705ED6E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c.job,</w:t>
      </w:r>
    </w:p>
    <w:p w14:paraId="0167C67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c.mgr,</w:t>
      </w:r>
    </w:p>
    <w:p w14:paraId="0534CB9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c.hiredate,</w:t>
      </w:r>
    </w:p>
    <w:p w14:paraId="557276C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c.sal,</w:t>
      </w:r>
    </w:p>
    <w:p w14:paraId="2344AF36"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c.comm,</w:t>
      </w:r>
    </w:p>
    <w:p w14:paraId="1D02743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c.deptno,</w:t>
      </w:r>
    </w:p>
    <w:p w14:paraId="02308A3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c.valid</w:t>
      </w:r>
    </w:p>
    <w:p w14:paraId="1B342B7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t>
      </w:r>
    </w:p>
    <w:p w14:paraId="3B743DE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THEN</w:t>
      </w:r>
    </w:p>
    <w:p w14:paraId="75770D25"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UPDATE emp</w:t>
      </w:r>
    </w:p>
    <w:p w14:paraId="734042E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SET ename = c.ename,</w:t>
      </w:r>
    </w:p>
    <w:p w14:paraId="0354229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job = c.job,</w:t>
      </w:r>
    </w:p>
    <w:p w14:paraId="4DBFC004"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mgr = c.mgr,</w:t>
      </w:r>
    </w:p>
    <w:p w14:paraId="50362608"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hiredate = c.hiredate,</w:t>
      </w:r>
    </w:p>
    <w:p w14:paraId="485DE3D0"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sal = c.sal,</w:t>
      </w:r>
    </w:p>
    <w:p w14:paraId="54F97369"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comm = c.comm,</w:t>
      </w:r>
    </w:p>
    <w:p w14:paraId="00CD5C9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deptno = c.deptno</w:t>
      </w:r>
    </w:p>
    <w:p w14:paraId="6166A1D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WHERE empno = c.empno;</w:t>
      </w:r>
    </w:p>
    <w:p w14:paraId="395C8948" w14:textId="77777777" w:rsidR="006001E7" w:rsidRPr="006001E7" w:rsidRDefault="006001E7" w:rsidP="006001E7">
      <w:pPr>
        <w:spacing w:after="0"/>
        <w:rPr>
          <w:rStyle w:val="CodeCharacterInline"/>
          <w:rFonts w:eastAsiaTheme="minorHAnsi"/>
          <w:sz w:val="20"/>
          <w:szCs w:val="20"/>
        </w:rPr>
      </w:pPr>
    </w:p>
    <w:p w14:paraId="2E0B66F9"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v_upd_count := v_upd_count + 1;</w:t>
      </w:r>
    </w:p>
    <w:p w14:paraId="067A33C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IF;</w:t>
      </w:r>
    </w:p>
    <w:p w14:paraId="1922150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ELSIF c.delete_flag IS NULL AND c.checksum IS NULL</w:t>
      </w:r>
    </w:p>
    <w:p w14:paraId="4B8E0B1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lastRenderedPageBreak/>
        <w:t xml:space="preserve">         THEN</w:t>
      </w:r>
    </w:p>
    <w:p w14:paraId="234CE8E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INSERT INTO emp</w:t>
      </w:r>
    </w:p>
    <w:p w14:paraId="58905E9B" w14:textId="77777777" w:rsidR="00470F8F"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(empno, ename, job, mgr, </w:t>
      </w:r>
    </w:p>
    <w:p w14:paraId="358A34FB" w14:textId="77777777" w:rsidR="006001E7" w:rsidRPr="006001E7" w:rsidRDefault="00470F8F" w:rsidP="006001E7">
      <w:pPr>
        <w:spacing w:after="0"/>
        <w:rPr>
          <w:rStyle w:val="CodeCharacterInline"/>
          <w:rFonts w:eastAsiaTheme="minorHAnsi"/>
          <w:sz w:val="20"/>
          <w:szCs w:val="20"/>
        </w:rPr>
      </w:pPr>
      <w:r>
        <w:rPr>
          <w:rStyle w:val="CodeCharacterInline"/>
          <w:rFonts w:eastAsiaTheme="minorHAnsi"/>
          <w:sz w:val="20"/>
          <w:szCs w:val="20"/>
        </w:rPr>
        <w:t xml:space="preserve">                         </w:t>
      </w:r>
      <w:r w:rsidR="006001E7" w:rsidRPr="006001E7">
        <w:rPr>
          <w:rStyle w:val="CodeCharacterInline"/>
          <w:rFonts w:eastAsiaTheme="minorHAnsi"/>
          <w:sz w:val="20"/>
          <w:szCs w:val="20"/>
        </w:rPr>
        <w:t>hiredate, sal,</w:t>
      </w:r>
    </w:p>
    <w:p w14:paraId="121F3E6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comm, deptno, valid</w:t>
      </w:r>
    </w:p>
    <w:p w14:paraId="53A9B84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t>
      </w:r>
    </w:p>
    <w:p w14:paraId="310E705A" w14:textId="77777777" w:rsidR="00470F8F"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VALUES (c.empno, c.ename, c.job, </w:t>
      </w:r>
    </w:p>
    <w:p w14:paraId="11F90544" w14:textId="77777777" w:rsidR="006001E7" w:rsidRPr="006001E7" w:rsidRDefault="00470F8F" w:rsidP="006001E7">
      <w:pPr>
        <w:spacing w:after="0"/>
        <w:rPr>
          <w:rStyle w:val="CodeCharacterInline"/>
          <w:rFonts w:eastAsiaTheme="minorHAnsi"/>
          <w:sz w:val="20"/>
          <w:szCs w:val="20"/>
        </w:rPr>
      </w:pPr>
      <w:r>
        <w:rPr>
          <w:rStyle w:val="CodeCharacterInline"/>
          <w:rFonts w:eastAsiaTheme="minorHAnsi"/>
          <w:sz w:val="20"/>
          <w:szCs w:val="20"/>
        </w:rPr>
        <w:t xml:space="preserve">                         </w:t>
      </w:r>
      <w:r w:rsidR="006001E7" w:rsidRPr="006001E7">
        <w:rPr>
          <w:rStyle w:val="CodeCharacterInline"/>
          <w:rFonts w:eastAsiaTheme="minorHAnsi"/>
          <w:sz w:val="20"/>
          <w:szCs w:val="20"/>
        </w:rPr>
        <w:t>c.mgr, c.hiredate, c.sal,</w:t>
      </w:r>
    </w:p>
    <w:p w14:paraId="194BA9A5"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c.comm, c.deptno, c.valid</w:t>
      </w:r>
    </w:p>
    <w:p w14:paraId="06B7CB4E"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t>
      </w:r>
    </w:p>
    <w:p w14:paraId="53FF10D4" w14:textId="77777777" w:rsidR="006001E7" w:rsidRPr="006001E7" w:rsidRDefault="006001E7" w:rsidP="006001E7">
      <w:pPr>
        <w:spacing w:after="0"/>
        <w:rPr>
          <w:rStyle w:val="CodeCharacterInline"/>
          <w:rFonts w:eastAsiaTheme="minorHAnsi"/>
          <w:sz w:val="20"/>
          <w:szCs w:val="20"/>
        </w:rPr>
      </w:pPr>
    </w:p>
    <w:p w14:paraId="7B357645"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v_ins_count := v_ins_count + 1;</w:t>
      </w:r>
    </w:p>
    <w:p w14:paraId="4D072C6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ELSIF c.delete_flag IS NOT NULL AND c.checksum IS NOT NULL</w:t>
      </w:r>
    </w:p>
    <w:p w14:paraId="27403913"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THEN</w:t>
      </w:r>
    </w:p>
    <w:p w14:paraId="65DA61D2"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DELETE FROM emp</w:t>
      </w:r>
    </w:p>
    <w:p w14:paraId="05E79FE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WHERE empno = c.empno;</w:t>
      </w:r>
    </w:p>
    <w:p w14:paraId="21EE99B1" w14:textId="77777777" w:rsidR="006001E7" w:rsidRPr="006001E7" w:rsidRDefault="006001E7" w:rsidP="006001E7">
      <w:pPr>
        <w:spacing w:after="0"/>
        <w:rPr>
          <w:rStyle w:val="CodeCharacterInline"/>
          <w:rFonts w:eastAsiaTheme="minorHAnsi"/>
          <w:sz w:val="20"/>
          <w:szCs w:val="20"/>
        </w:rPr>
      </w:pPr>
    </w:p>
    <w:p w14:paraId="598AF24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v_ins_count := v_ins_count + 1;</w:t>
      </w:r>
    </w:p>
    <w:p w14:paraId="427DFCA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IF;</w:t>
      </w:r>
    </w:p>
    <w:p w14:paraId="7652E24B"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LOOP;</w:t>
      </w:r>
    </w:p>
    <w:p w14:paraId="64C03D99" w14:textId="77777777" w:rsidR="006001E7" w:rsidRPr="006001E7" w:rsidRDefault="006001E7" w:rsidP="006001E7">
      <w:pPr>
        <w:spacing w:after="0"/>
        <w:rPr>
          <w:rStyle w:val="CodeCharacterInline"/>
          <w:rFonts w:eastAsiaTheme="minorHAnsi"/>
          <w:sz w:val="20"/>
          <w:szCs w:val="20"/>
        </w:rPr>
      </w:pPr>
    </w:p>
    <w:p w14:paraId="3E07F538"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p_message :=</w:t>
      </w:r>
    </w:p>
    <w:p w14:paraId="525728A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p_message</w:t>
      </w:r>
    </w:p>
    <w:p w14:paraId="74BE86A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'&lt;br/&gt;'</w:t>
      </w:r>
    </w:p>
    <w:p w14:paraId="4C415AB0"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v_ins_count</w:t>
      </w:r>
    </w:p>
    <w:p w14:paraId="0240E27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 row(s) inserted. '</w:t>
      </w:r>
    </w:p>
    <w:p w14:paraId="0E3D9301"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v_upd_count</w:t>
      </w:r>
    </w:p>
    <w:p w14:paraId="6B3D4CAD"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 row(s) updated.</w:t>
      </w:r>
      <w:r w:rsidR="000E3242">
        <w:rPr>
          <w:rStyle w:val="CodeCharacterInline"/>
          <w:rFonts w:eastAsiaTheme="minorHAnsi"/>
          <w:sz w:val="20"/>
          <w:szCs w:val="20"/>
        </w:rPr>
        <w:t xml:space="preserve"> </w:t>
      </w:r>
      <w:r w:rsidRPr="006001E7">
        <w:rPr>
          <w:rStyle w:val="CodeCharacterInline"/>
          <w:rFonts w:eastAsiaTheme="minorHAnsi"/>
          <w:sz w:val="20"/>
          <w:szCs w:val="20"/>
        </w:rPr>
        <w:t>'</w:t>
      </w:r>
    </w:p>
    <w:p w14:paraId="29B38C59"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v_del_count</w:t>
      </w:r>
    </w:p>
    <w:p w14:paraId="681C03C7"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 ' row(s) deleted.';</w:t>
      </w:r>
    </w:p>
    <w:p w14:paraId="15C9D425" w14:textId="77777777" w:rsidR="006001E7" w:rsidRPr="006001E7" w:rsidRDefault="006001E7" w:rsidP="006001E7">
      <w:pPr>
        <w:spacing w:after="0"/>
        <w:rPr>
          <w:rStyle w:val="CodeCharacterInline"/>
          <w:rFonts w:eastAsiaTheme="minorHAnsi"/>
          <w:sz w:val="20"/>
          <w:szCs w:val="20"/>
        </w:rPr>
      </w:pPr>
    </w:p>
    <w:p w14:paraId="7ADC43AA"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create_emp_collection (p_deptno, v_message);</w:t>
      </w:r>
    </w:p>
    <w:p w14:paraId="6F1CC1BF"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rPr>
        <w:t xml:space="preserve">      </w:t>
      </w:r>
      <w:r w:rsidRPr="006001E7">
        <w:rPr>
          <w:rStyle w:val="CodeCharacterInline"/>
          <w:rFonts w:eastAsiaTheme="minorHAnsi"/>
          <w:sz w:val="20"/>
          <w:szCs w:val="20"/>
          <w:lang w:val="de-DE"/>
        </w:rPr>
        <w:t>p_message :=</w:t>
      </w:r>
    </w:p>
    <w:p w14:paraId="3D41B94B"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lang w:val="de-DE"/>
        </w:rPr>
        <w:t xml:space="preserve">            p_message</w:t>
      </w:r>
    </w:p>
    <w:p w14:paraId="1D6E444C"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lang w:val="de-DE"/>
        </w:rPr>
        <w:t xml:space="preserve">         || '&lt;br/&gt;' || v_message;</w:t>
      </w:r>
    </w:p>
    <w:p w14:paraId="2A3EC71E" w14:textId="77777777" w:rsidR="006001E7" w:rsidRPr="006001E7" w:rsidRDefault="006001E7" w:rsidP="006001E7">
      <w:pPr>
        <w:spacing w:after="0"/>
        <w:rPr>
          <w:rStyle w:val="CodeCharacterInline"/>
          <w:rFonts w:eastAsiaTheme="minorHAnsi"/>
          <w:sz w:val="20"/>
          <w:szCs w:val="20"/>
          <w:lang w:val="de-DE"/>
        </w:rPr>
      </w:pPr>
      <w:r w:rsidRPr="006001E7">
        <w:rPr>
          <w:rStyle w:val="CodeCharacterInline"/>
          <w:rFonts w:eastAsiaTheme="minorHAnsi"/>
          <w:sz w:val="20"/>
          <w:szCs w:val="20"/>
          <w:lang w:val="de-DE"/>
        </w:rPr>
        <w:t xml:space="preserve">      p_message := LTRIM (p_message, '&lt;br/&gt;');</w:t>
      </w:r>
    </w:p>
    <w:p w14:paraId="45698385"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lang w:val="de-DE"/>
        </w:rPr>
        <w:t xml:space="preserve">   </w:t>
      </w:r>
      <w:r w:rsidRPr="006001E7">
        <w:rPr>
          <w:rStyle w:val="CodeCharacterInline"/>
          <w:rFonts w:eastAsiaTheme="minorHAnsi"/>
          <w:sz w:val="20"/>
          <w:szCs w:val="20"/>
        </w:rPr>
        <w:t>EXCEPTION</w:t>
      </w:r>
    </w:p>
    <w:p w14:paraId="7BE752F0"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WHEN OTHERS</w:t>
      </w:r>
    </w:p>
    <w:p w14:paraId="7465C848"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THEN</w:t>
      </w:r>
    </w:p>
    <w:p w14:paraId="7FC15F2C" w14:textId="77777777" w:rsidR="006001E7" w:rsidRP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p_message := SQLERRM;</w:t>
      </w:r>
    </w:p>
    <w:p w14:paraId="386D2647" w14:textId="77777777" w:rsidR="006001E7" w:rsidRDefault="006001E7" w:rsidP="006001E7">
      <w:pPr>
        <w:spacing w:after="0"/>
        <w:rPr>
          <w:rStyle w:val="CodeCharacterInline"/>
          <w:rFonts w:eastAsiaTheme="minorHAnsi"/>
          <w:sz w:val="20"/>
          <w:szCs w:val="20"/>
        </w:rPr>
      </w:pPr>
      <w:r w:rsidRPr="006001E7">
        <w:rPr>
          <w:rStyle w:val="CodeCharacterInline"/>
          <w:rFonts w:eastAsiaTheme="minorHAnsi"/>
          <w:sz w:val="20"/>
          <w:szCs w:val="20"/>
        </w:rPr>
        <w:t xml:space="preserve">   END update_table_from_collection;</w:t>
      </w:r>
    </w:p>
    <w:p w14:paraId="4E623F0B" w14:textId="77777777" w:rsidR="00BC7A35" w:rsidRDefault="00366662" w:rsidP="006001E7">
      <w:r>
        <w:t xml:space="preserve">To be able to do an update of the table, we will need to create a button on our page 3 </w:t>
      </w:r>
      <w:r w:rsidR="00BC7A35">
        <w:rPr>
          <w:noProof/>
        </w:rPr>
        <mc:AlternateContent>
          <mc:Choice Requires="wps">
            <w:drawing>
              <wp:anchor distT="0" distB="0" distL="114300" distR="114300" simplePos="0" relativeHeight="251857920" behindDoc="0" locked="0" layoutInCell="1" allowOverlap="1" wp14:anchorId="3C0E9CC1" wp14:editId="17A05BA0">
                <wp:simplePos x="0" y="0"/>
                <wp:positionH relativeFrom="column">
                  <wp:posOffset>450215</wp:posOffset>
                </wp:positionH>
                <wp:positionV relativeFrom="paragraph">
                  <wp:posOffset>29845</wp:posOffset>
                </wp:positionV>
                <wp:extent cx="4265295" cy="514350"/>
                <wp:effectExtent l="0" t="0" r="1905" b="0"/>
                <wp:wrapTopAndBottom/>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19DF0" w14:textId="77777777" w:rsidR="0062523E" w:rsidRPr="00B161E2" w:rsidRDefault="0062523E" w:rsidP="00BC7A35">
                            <w:pPr>
                              <w:pStyle w:val="FigureCaption"/>
                              <w:rPr>
                                <w:sz w:val="23"/>
                              </w:rPr>
                            </w:pPr>
                            <w:r>
                              <w:t>Snippet 3.13: Tabular Form – Saving Collection Data back  to the Source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margin-left:35.45pt;margin-top:2.35pt;width:335.85pt;height:4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mfgIAAAg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" stroked="f">
                <v:textbox inset="0,0,0,0">
                  <w:txbxContent>
                    <w:p w:rsidR="00A97698" w:rsidRPr="00B161E2" w:rsidRDefault="00A97698" w:rsidP="00BC7A35">
                      <w:pPr>
                        <w:pStyle w:val="FigureCaption"/>
                        <w:rPr>
                          <w:sz w:val="23"/>
                        </w:rPr>
                      </w:pPr>
                      <w:r>
                        <w:t>Snippet 3.13: Tabular Form – Saving Collection Data back  to the Source</w:t>
                      </w:r>
                    </w:p>
                  </w:txbxContent>
                </v:textbox>
                <w10:wrap type="topAndBottom"/>
              </v:shape>
            </w:pict>
          </mc:Fallback>
        </mc:AlternateContent>
      </w:r>
      <w:r>
        <w:t xml:space="preserve">and </w:t>
      </w:r>
      <w:r w:rsidR="00BF0096">
        <w:t>name</w:t>
      </w:r>
      <w:r>
        <w:t xml:space="preserve"> it </w:t>
      </w:r>
    </w:p>
    <w:p w14:paraId="2A196D40" w14:textId="77777777" w:rsidR="00366662" w:rsidRDefault="00366662" w:rsidP="00366662">
      <w:pPr>
        <w:rPr>
          <w:rStyle w:val="CodeCharacterInline"/>
          <w:rFonts w:eastAsiaTheme="minorHAnsi"/>
          <w:sz w:val="20"/>
          <w:szCs w:val="20"/>
        </w:rPr>
      </w:pPr>
      <w:r w:rsidRPr="00BC7A35">
        <w:rPr>
          <w:rStyle w:val="CodeCharacterInline"/>
          <w:rFonts w:eastAsiaTheme="minorHAnsi"/>
          <w:sz w:val="20"/>
          <w:szCs w:val="20"/>
          <w:highlight w:val="white"/>
        </w:rPr>
        <w:t xml:space="preserve">   </w:t>
      </w:r>
      <w:r>
        <w:rPr>
          <w:rStyle w:val="CodeCharacterInline"/>
          <w:rFonts w:eastAsiaTheme="minorHAnsi"/>
          <w:sz w:val="20"/>
          <w:szCs w:val="20"/>
          <w:highlight w:val="white"/>
        </w:rPr>
        <w:t>SAVE_DATA</w:t>
      </w:r>
    </w:p>
    <w:p w14:paraId="2C810B70" w14:textId="77777777" w:rsidR="00BC7A35" w:rsidRDefault="00366662" w:rsidP="00BC7A35">
      <w:r>
        <w:t xml:space="preserve">We can now call the validation function and the update process on our page 3. We will create a validation of type PL/SQL Function Returning </w:t>
      </w:r>
      <w:r>
        <w:lastRenderedPageBreak/>
        <w:t xml:space="preserve">Error Message – Validate Collection Data and make it conditional upon </w:t>
      </w:r>
      <w:r w:rsidR="00BF0096">
        <w:t>the new button we created (SAVE_DATA)</w:t>
      </w:r>
    </w:p>
    <w:p w14:paraId="6DA0A3B2" w14:textId="77777777" w:rsidR="00BF0096" w:rsidRPr="00BF0096" w:rsidRDefault="00BF0096" w:rsidP="00816FF6">
      <w:pPr>
        <w:pStyle w:val="CodeListing"/>
        <w:rPr>
          <w:rStyle w:val="CodeCharacterInline"/>
          <w:rFonts w:eastAsiaTheme="minorHAnsi"/>
          <w:sz w:val="20"/>
          <w:szCs w:val="20"/>
          <w:highlight w:val="white"/>
        </w:rPr>
      </w:pPr>
      <w:r w:rsidRPr="00BF0096">
        <w:rPr>
          <w:rStyle w:val="CodeCharacterInline"/>
          <w:rFonts w:eastAsiaTheme="minorHAnsi"/>
          <w:sz w:val="20"/>
          <w:szCs w:val="20"/>
          <w:highlight w:val="white"/>
        </w:rPr>
        <w:t>BEGIN</w:t>
      </w:r>
    </w:p>
    <w:p w14:paraId="46B4E5F7" w14:textId="77777777" w:rsidR="00BF0096" w:rsidRPr="00BF0096" w:rsidRDefault="00BF0096" w:rsidP="00816FF6">
      <w:pPr>
        <w:pStyle w:val="CodeListing"/>
        <w:rPr>
          <w:rStyle w:val="CodeCharacterInline"/>
          <w:rFonts w:eastAsiaTheme="minorHAnsi"/>
          <w:sz w:val="20"/>
          <w:szCs w:val="20"/>
          <w:highlight w:val="white"/>
        </w:rPr>
      </w:pPr>
      <w:r w:rsidRPr="00BF0096">
        <w:rPr>
          <w:rStyle w:val="CodeCharacterInline"/>
          <w:rFonts w:eastAsiaTheme="minorHAnsi"/>
          <w:sz w:val="20"/>
          <w:szCs w:val="20"/>
          <w:highlight w:val="white"/>
        </w:rPr>
        <w:t xml:space="preserve">   RETURN tab_form_emp_pkg.validate_collection_data;</w:t>
      </w:r>
    </w:p>
    <w:p w14:paraId="24E709C7" w14:textId="77777777" w:rsidR="00BF0096" w:rsidRDefault="00BF0096" w:rsidP="00816FF6">
      <w:pPr>
        <w:pStyle w:val="CodeListing"/>
        <w:rPr>
          <w:rStyle w:val="CodeCharacterInline"/>
          <w:rFonts w:eastAsiaTheme="minorHAnsi"/>
          <w:sz w:val="20"/>
          <w:szCs w:val="20"/>
        </w:rPr>
      </w:pPr>
      <w:r w:rsidRPr="00BF0096">
        <w:rPr>
          <w:rStyle w:val="CodeCharacterInline"/>
          <w:rFonts w:eastAsiaTheme="minorHAnsi"/>
          <w:sz w:val="20"/>
          <w:szCs w:val="20"/>
          <w:highlight w:val="white"/>
        </w:rPr>
        <w:t>END;</w:t>
      </w:r>
    </w:p>
    <w:p w14:paraId="4E6ED0FD" w14:textId="77777777" w:rsidR="00BF0096" w:rsidRDefault="00BF0096" w:rsidP="00BF0096">
      <w:r>
        <w:t xml:space="preserve">The process – Save Collection to Table – will be on </w:t>
      </w:r>
      <w:proofErr w:type="gramStart"/>
      <w:r>
        <w:t>submit</w:t>
      </w:r>
      <w:proofErr w:type="gramEnd"/>
      <w:r>
        <w:t xml:space="preserve"> and it will be conditional when button pressed (SAVE_DATA). We will also enter</w:t>
      </w:r>
    </w:p>
    <w:p w14:paraId="0C544E82" w14:textId="77777777" w:rsidR="00BF0096" w:rsidRPr="00BF0096" w:rsidRDefault="00BF0096" w:rsidP="00BF0096">
      <w:pPr>
        <w:rPr>
          <w:rStyle w:val="CodeCharacterInline"/>
          <w:sz w:val="20"/>
          <w:szCs w:val="20"/>
        </w:rPr>
      </w:pPr>
      <w:r w:rsidRPr="00BF0096">
        <w:rPr>
          <w:rStyle w:val="CodeCharacterInline"/>
          <w:sz w:val="20"/>
          <w:szCs w:val="20"/>
        </w:rPr>
        <w:t xml:space="preserve">&amp;T_MESSAGE. </w:t>
      </w:r>
    </w:p>
    <w:p w14:paraId="1954877A" w14:textId="77777777" w:rsidR="00BF0096" w:rsidRDefault="00BF0096" w:rsidP="00BF0096">
      <w:proofErr w:type="gramStart"/>
      <w:r>
        <w:t>in</w:t>
      </w:r>
      <w:proofErr w:type="gramEnd"/>
      <w:r>
        <w:t xml:space="preserve"> the Success Message of the process</w:t>
      </w:r>
    </w:p>
    <w:p w14:paraId="5ADE1A47" w14:textId="77777777" w:rsidR="00BF0096" w:rsidRPr="00BF0096" w:rsidRDefault="00BF0096" w:rsidP="00BF0096">
      <w:pPr>
        <w:rPr>
          <w:rStyle w:val="CodeCharacterInline"/>
          <w:sz w:val="20"/>
          <w:szCs w:val="20"/>
        </w:rPr>
      </w:pPr>
      <w:r>
        <w:rPr>
          <w:rStyle w:val="CodeCharacterInline"/>
          <w:sz w:val="20"/>
          <w:szCs w:val="20"/>
        </w:rPr>
        <w:t xml:space="preserve"> </w:t>
      </w:r>
      <w:r w:rsidRPr="00BF0096">
        <w:rPr>
          <w:rStyle w:val="CodeCharacterInline"/>
          <w:sz w:val="20"/>
          <w:szCs w:val="20"/>
        </w:rPr>
        <w:t>BEGIN</w:t>
      </w:r>
    </w:p>
    <w:p w14:paraId="15A2F029" w14:textId="77777777" w:rsidR="00F96F84" w:rsidRDefault="00BF0096" w:rsidP="00F96F84">
      <w:pPr>
        <w:spacing w:after="0"/>
        <w:ind w:firstLine="720"/>
        <w:rPr>
          <w:rStyle w:val="CodeCharacterInline"/>
          <w:sz w:val="20"/>
          <w:szCs w:val="20"/>
        </w:rPr>
      </w:pPr>
      <w:r w:rsidRPr="00BF0096">
        <w:rPr>
          <w:rStyle w:val="CodeCharacterInline"/>
          <w:sz w:val="20"/>
          <w:szCs w:val="20"/>
        </w:rPr>
        <w:t xml:space="preserve">tab_form_emp_pkg.update_table_from_collection </w:t>
      </w:r>
      <w:r w:rsidR="00F96F84">
        <w:rPr>
          <w:rStyle w:val="CodeCharacterInline"/>
          <w:sz w:val="20"/>
          <w:szCs w:val="20"/>
        </w:rPr>
        <w:t xml:space="preserve"> </w:t>
      </w:r>
    </w:p>
    <w:p w14:paraId="26E40A9F" w14:textId="77777777" w:rsidR="00BF0096" w:rsidRPr="00F96F84" w:rsidRDefault="00F96F84" w:rsidP="00F96F84">
      <w:pPr>
        <w:spacing w:after="0"/>
        <w:ind w:firstLine="720"/>
        <w:rPr>
          <w:rStyle w:val="CodeCharacterInline"/>
          <w:sz w:val="20"/>
          <w:szCs w:val="20"/>
        </w:rPr>
      </w:pPr>
      <w:r>
        <w:rPr>
          <w:rStyle w:val="CodeCharacterInline"/>
          <w:sz w:val="20"/>
          <w:szCs w:val="20"/>
        </w:rPr>
        <w:t xml:space="preserve">                                </w:t>
      </w:r>
      <w:r w:rsidR="00BF0096" w:rsidRPr="00F96F84">
        <w:rPr>
          <w:rStyle w:val="CodeCharacterInline"/>
          <w:sz w:val="20"/>
          <w:szCs w:val="20"/>
        </w:rPr>
        <w:t>(</w:t>
      </w:r>
      <w:r w:rsidRPr="00F96F84">
        <w:rPr>
          <w:rStyle w:val="CodeCharacterInline"/>
          <w:rFonts w:eastAsiaTheme="minorHAnsi"/>
          <w:sz w:val="20"/>
          <w:szCs w:val="20"/>
          <w:highlight w:val="white"/>
        </w:rPr>
        <w:t>:p3_deptno,</w:t>
      </w:r>
      <w:r w:rsidR="00BF0096" w:rsidRPr="00F96F84">
        <w:rPr>
          <w:rStyle w:val="CodeCharacterInline"/>
          <w:sz w:val="20"/>
          <w:szCs w:val="20"/>
        </w:rPr>
        <w:t>:t_message);</w:t>
      </w:r>
    </w:p>
    <w:p w14:paraId="1578324F" w14:textId="77777777" w:rsidR="00BF0096" w:rsidRDefault="00BF0096" w:rsidP="00BF0096">
      <w:pPr>
        <w:rPr>
          <w:rStyle w:val="CodeCharacterInline"/>
          <w:sz w:val="20"/>
          <w:szCs w:val="20"/>
        </w:rPr>
      </w:pPr>
      <w:r>
        <w:rPr>
          <w:rStyle w:val="CodeCharacterInline"/>
          <w:sz w:val="20"/>
          <w:szCs w:val="20"/>
        </w:rPr>
        <w:t xml:space="preserve"> </w:t>
      </w:r>
      <w:r w:rsidRPr="00BF0096">
        <w:rPr>
          <w:rStyle w:val="CodeCharacterInline"/>
          <w:sz w:val="20"/>
          <w:szCs w:val="20"/>
        </w:rPr>
        <w:t>END;</w:t>
      </w:r>
    </w:p>
    <w:p w14:paraId="3F2EAB2F" w14:textId="77777777" w:rsidR="00BF0096" w:rsidRDefault="006001E7" w:rsidP="00BF0096">
      <w:r>
        <w:t xml:space="preserve">Let’s now do couple of changes in our collection and </w:t>
      </w:r>
      <w:r w:rsidR="000D4253">
        <w:t>confirm the code works as expected.</w:t>
      </w:r>
    </w:p>
    <w:p w14:paraId="7C6A0389" w14:textId="77777777" w:rsidR="006001E7" w:rsidRDefault="000D4253" w:rsidP="00BF0096">
      <w:r>
        <w:rPr>
          <w:noProof/>
        </w:rPr>
        <w:drawing>
          <wp:inline distT="0" distB="0" distL="0" distR="0" wp14:anchorId="7DE7D5D9" wp14:editId="4203E609">
            <wp:extent cx="5184140" cy="1329931"/>
            <wp:effectExtent l="0" t="0" r="0" b="381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4140" cy="1329931"/>
                    </a:xfrm>
                    <a:prstGeom prst="rect">
                      <a:avLst/>
                    </a:prstGeom>
                  </pic:spPr>
                </pic:pic>
              </a:graphicData>
            </a:graphic>
          </wp:inline>
        </w:drawing>
      </w:r>
    </w:p>
    <w:p w14:paraId="0A169A54" w14:textId="77777777" w:rsidR="000D4253" w:rsidRDefault="000D4253" w:rsidP="00BF0096"/>
    <w:p w14:paraId="202B5039" w14:textId="77777777" w:rsidR="000D4253" w:rsidRDefault="000D4253" w:rsidP="00BF0096">
      <w:r>
        <w:rPr>
          <w:noProof/>
        </w:rPr>
        <w:drawing>
          <wp:inline distT="0" distB="0" distL="0" distR="0" wp14:anchorId="2A9CB905" wp14:editId="5972AECF">
            <wp:extent cx="5184140" cy="1583461"/>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84140" cy="1583461"/>
                    </a:xfrm>
                    <a:prstGeom prst="rect">
                      <a:avLst/>
                    </a:prstGeom>
                  </pic:spPr>
                </pic:pic>
              </a:graphicData>
            </a:graphic>
          </wp:inline>
        </w:drawing>
      </w:r>
    </w:p>
    <w:p w14:paraId="38B16E07" w14:textId="77777777" w:rsidR="000D4253" w:rsidRDefault="006001E7" w:rsidP="000D4253">
      <w:r>
        <w:rPr>
          <w:noProof/>
        </w:rPr>
        <mc:AlternateContent>
          <mc:Choice Requires="wps">
            <w:drawing>
              <wp:anchor distT="0" distB="0" distL="114300" distR="114300" simplePos="0" relativeHeight="251859968" behindDoc="0" locked="0" layoutInCell="1" allowOverlap="1" wp14:anchorId="1FA92BAB" wp14:editId="37FD0B40">
                <wp:simplePos x="0" y="0"/>
                <wp:positionH relativeFrom="column">
                  <wp:posOffset>720725</wp:posOffset>
                </wp:positionH>
                <wp:positionV relativeFrom="paragraph">
                  <wp:posOffset>113665</wp:posOffset>
                </wp:positionV>
                <wp:extent cx="4265295" cy="514350"/>
                <wp:effectExtent l="0" t="0" r="1905" b="0"/>
                <wp:wrapTopAndBottom/>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6BF4A" w14:textId="77777777" w:rsidR="0062523E" w:rsidRPr="00EC0BA1" w:rsidRDefault="0062523E" w:rsidP="006001E7">
                            <w:pPr>
                              <w:pStyle w:val="FigureCaption"/>
                            </w:pPr>
                            <w:r>
                              <w:t>Figures 3.33 / 3.34: Tabular Form on APEX Collection –  Saving Changes to the Source 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7" type="#_x0000_t202" style="position:absolute;margin-left:56.75pt;margin-top:8.95pt;width:335.85pt;height:4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OGfgIAAAg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" stroked="f">
                <v:textbox inset="0,0,0,0">
                  <w:txbxContent>
                    <w:p w:rsidR="00A97698" w:rsidRPr="00EC0BA1" w:rsidRDefault="00A97698" w:rsidP="006001E7">
                      <w:pPr>
                        <w:pStyle w:val="FigureCaption"/>
                      </w:pPr>
                      <w:r>
                        <w:t>Figures 3.33 / 3.34: Tabular Form on APEX Collection –  Saving Changes to the Source Table</w:t>
                      </w:r>
                    </w:p>
                  </w:txbxContent>
                </v:textbox>
                <w10:wrap type="topAndBottom"/>
              </v:shape>
            </w:pict>
          </mc:Fallback>
        </mc:AlternateContent>
      </w:r>
    </w:p>
    <w:p w14:paraId="09D6DBC9" w14:textId="77777777" w:rsidR="00FD3D24" w:rsidRDefault="00B0008B" w:rsidP="00FD3D24">
      <w:pPr>
        <w:pStyle w:val="NoteTipCaution"/>
      </w:pPr>
      <w:r>
        <w:lastRenderedPageBreak/>
        <w:t xml:space="preserve"> </w:t>
      </w:r>
      <w:r w:rsidR="00FD3D24">
        <w:t xml:space="preserve">CAUTION: </w:t>
      </w:r>
      <w:r w:rsidR="00FD3D24" w:rsidRPr="00022979">
        <w:t xml:space="preserve">The </w:t>
      </w:r>
      <w:r w:rsidR="00FD3D24">
        <w:t>examples we show here are not complete and they are focusing single functionalities. If you want to use them in your applications, you would need to complete those. In the example for updating a collection using an on demand process, you would still need to take care of the new added rows. The code we showed doesn’t do that. However, that should be fairly easy to add.</w:t>
      </w:r>
    </w:p>
    <w:p w14:paraId="12BA6E50" w14:textId="77777777" w:rsidR="00AC787F" w:rsidRPr="001C6588" w:rsidRDefault="00AC787F" w:rsidP="00AC787F">
      <w:pPr>
        <w:pStyle w:val="Heading1"/>
      </w:pPr>
      <w:r>
        <w:t>Interesting Tips</w:t>
      </w:r>
    </w:p>
    <w:p w14:paraId="1526A0B2" w14:textId="77777777" w:rsidR="000543B6" w:rsidRDefault="000543B6" w:rsidP="000543B6">
      <w:r>
        <w:t>In this part we will cover couple of useful tips we can program ourselves using some existing tips from the internet. These will be</w:t>
      </w:r>
    </w:p>
    <w:p w14:paraId="05EF97E5" w14:textId="77777777" w:rsidR="00AC787F" w:rsidRDefault="000543B6" w:rsidP="00AC787F">
      <w:pPr>
        <w:pStyle w:val="ListBulletSub"/>
      </w:pPr>
      <w:r>
        <w:t xml:space="preserve">Simple </w:t>
      </w:r>
      <w:r w:rsidR="00AC787F">
        <w:t xml:space="preserve">Autocomplete </w:t>
      </w:r>
      <w:r w:rsidR="00190981">
        <w:t>for</w:t>
      </w:r>
      <w:r w:rsidR="00AC787F">
        <w:t xml:space="preserve"> Tabular Form</w:t>
      </w:r>
      <w:r w:rsidR="00190981">
        <w:t>s</w:t>
      </w:r>
    </w:p>
    <w:p w14:paraId="53A2EDC1" w14:textId="77777777" w:rsidR="000543B6" w:rsidRDefault="000543B6" w:rsidP="00AC787F">
      <w:pPr>
        <w:pStyle w:val="ListBulletSub"/>
      </w:pPr>
      <w:r>
        <w:t>Autocomplete returning key value</w:t>
      </w:r>
      <w:r w:rsidR="00190981">
        <w:t xml:space="preserve"> for Tabular Forms</w:t>
      </w:r>
    </w:p>
    <w:p w14:paraId="2C87DC7B" w14:textId="77777777" w:rsidR="00AC787F" w:rsidRDefault="00AC787F" w:rsidP="0087683F">
      <w:pPr>
        <w:pStyle w:val="ListBulletSub"/>
      </w:pPr>
      <w:r>
        <w:t>Clone Row functionality</w:t>
      </w:r>
    </w:p>
    <w:p w14:paraId="73222C94" w14:textId="77777777" w:rsidR="00AC787F" w:rsidRDefault="00AC787F" w:rsidP="00AC787F">
      <w:pPr>
        <w:pStyle w:val="ListBulletSub"/>
        <w:numPr>
          <w:ilvl w:val="0"/>
          <w:numId w:val="0"/>
        </w:numPr>
      </w:pPr>
    </w:p>
    <w:p w14:paraId="01151810" w14:textId="77777777" w:rsidR="000543B6" w:rsidRPr="00BB3CCA" w:rsidRDefault="000543B6" w:rsidP="000543B6">
      <w:pPr>
        <w:pStyle w:val="Heading2"/>
      </w:pPr>
      <w:r>
        <w:t>Simple Autocomplete</w:t>
      </w:r>
    </w:p>
    <w:p w14:paraId="2148DFAD" w14:textId="77777777" w:rsidR="000543B6" w:rsidRDefault="000543B6" w:rsidP="000543B6">
      <w:pPr>
        <w:pStyle w:val="ListBulletSub"/>
        <w:numPr>
          <w:ilvl w:val="0"/>
          <w:numId w:val="0"/>
        </w:numPr>
        <w:rPr>
          <w:sz w:val="28"/>
          <w:szCs w:val="28"/>
        </w:rPr>
      </w:pPr>
      <w:r w:rsidRPr="008808A8">
        <w:rPr>
          <w:sz w:val="28"/>
          <w:szCs w:val="28"/>
        </w:rPr>
        <w:t>APEX 4 introduced a new item type called “</w:t>
      </w:r>
      <w:r w:rsidRPr="008808A8">
        <w:rPr>
          <w:rStyle w:val="fielddata"/>
          <w:sz w:val="28"/>
          <w:szCs w:val="28"/>
        </w:rPr>
        <w:t>Text Field with autocomplete</w:t>
      </w:r>
      <w:r w:rsidRPr="008808A8">
        <w:rPr>
          <w:sz w:val="28"/>
          <w:szCs w:val="28"/>
        </w:rPr>
        <w:t xml:space="preserve">”. This is a simple select list generated using </w:t>
      </w:r>
      <w:proofErr w:type="spellStart"/>
      <w:r w:rsidRPr="008808A8">
        <w:rPr>
          <w:sz w:val="28"/>
          <w:szCs w:val="28"/>
        </w:rPr>
        <w:t>jQuery</w:t>
      </w:r>
      <w:proofErr w:type="spellEnd"/>
      <w:r w:rsidRPr="008808A8">
        <w:rPr>
          <w:sz w:val="28"/>
          <w:szCs w:val="28"/>
        </w:rPr>
        <w:t xml:space="preserve"> libraries. This type of select list allows you editing and </w:t>
      </w:r>
      <w:r w:rsidR="003B5239" w:rsidRPr="008808A8">
        <w:rPr>
          <w:sz w:val="28"/>
          <w:szCs w:val="28"/>
        </w:rPr>
        <w:t xml:space="preserve">will </w:t>
      </w:r>
      <w:r w:rsidRPr="008808A8">
        <w:rPr>
          <w:sz w:val="28"/>
          <w:szCs w:val="28"/>
        </w:rPr>
        <w:t>shows the results as you type. The only thing you need to do is to define a SQL query like this:</w:t>
      </w:r>
    </w:p>
    <w:p w14:paraId="03B9BCBB" w14:textId="77777777" w:rsidR="00190981" w:rsidRPr="008808A8" w:rsidRDefault="00190981" w:rsidP="000543B6">
      <w:pPr>
        <w:pStyle w:val="ListBulletSub"/>
        <w:numPr>
          <w:ilvl w:val="0"/>
          <w:numId w:val="0"/>
        </w:numPr>
        <w:rPr>
          <w:sz w:val="28"/>
          <w:szCs w:val="28"/>
        </w:rPr>
      </w:pPr>
    </w:p>
    <w:p w14:paraId="0789F87D" w14:textId="77777777" w:rsidR="000543B6" w:rsidRPr="000543B6" w:rsidRDefault="000543B6" w:rsidP="000543B6">
      <w:pPr>
        <w:autoSpaceDE w:val="0"/>
        <w:autoSpaceDN w:val="0"/>
        <w:adjustRightInd w:val="0"/>
        <w:spacing w:after="0"/>
        <w:rPr>
          <w:rStyle w:val="CodeCharacterInline"/>
          <w:rFonts w:eastAsiaTheme="minorHAnsi"/>
          <w:sz w:val="20"/>
          <w:szCs w:val="20"/>
          <w:highlight w:val="white"/>
        </w:rPr>
      </w:pPr>
      <w:r w:rsidRPr="000543B6">
        <w:rPr>
          <w:rStyle w:val="CodeCharacterInline"/>
          <w:rFonts w:eastAsiaTheme="minorHAnsi"/>
          <w:sz w:val="20"/>
          <w:szCs w:val="20"/>
          <w:highlight w:val="white"/>
        </w:rPr>
        <w:t>SELECT ename</w:t>
      </w:r>
    </w:p>
    <w:p w14:paraId="530E8520" w14:textId="77777777" w:rsidR="000543B6" w:rsidRDefault="000543B6" w:rsidP="000543B6">
      <w:pPr>
        <w:pStyle w:val="ListBulletSub"/>
        <w:numPr>
          <w:ilvl w:val="0"/>
          <w:numId w:val="0"/>
        </w:numPr>
        <w:rPr>
          <w:rStyle w:val="CodeCharacterInline"/>
          <w:rFonts w:eastAsiaTheme="minorHAnsi"/>
          <w:sz w:val="20"/>
          <w:szCs w:val="20"/>
        </w:rPr>
      </w:pPr>
      <w:r w:rsidRPr="000543B6">
        <w:rPr>
          <w:rStyle w:val="CodeCharacterInline"/>
          <w:rFonts w:eastAsiaTheme="minorHAnsi"/>
          <w:sz w:val="20"/>
          <w:szCs w:val="20"/>
          <w:highlight w:val="white"/>
        </w:rPr>
        <w:t xml:space="preserve">  FROM emp</w:t>
      </w:r>
    </w:p>
    <w:p w14:paraId="6F15F72C" w14:textId="77777777" w:rsidR="00190981" w:rsidRPr="000543B6" w:rsidRDefault="00190981" w:rsidP="000543B6">
      <w:pPr>
        <w:pStyle w:val="ListBulletSub"/>
        <w:numPr>
          <w:ilvl w:val="0"/>
          <w:numId w:val="0"/>
        </w:numPr>
        <w:rPr>
          <w:rStyle w:val="CodeCharacterInline"/>
          <w:sz w:val="20"/>
          <w:szCs w:val="20"/>
        </w:rPr>
      </w:pPr>
    </w:p>
    <w:p w14:paraId="38B853B6" w14:textId="77777777" w:rsidR="000543B6" w:rsidRPr="008808A8" w:rsidRDefault="000543B6" w:rsidP="00AC787F">
      <w:pPr>
        <w:pStyle w:val="ListBulletSub"/>
        <w:numPr>
          <w:ilvl w:val="0"/>
          <w:numId w:val="0"/>
        </w:numPr>
        <w:rPr>
          <w:sz w:val="28"/>
          <w:szCs w:val="28"/>
        </w:rPr>
      </w:pPr>
      <w:proofErr w:type="gramStart"/>
      <w:r w:rsidRPr="008808A8">
        <w:rPr>
          <w:sz w:val="28"/>
          <w:szCs w:val="28"/>
        </w:rPr>
        <w:t>and</w:t>
      </w:r>
      <w:proofErr w:type="gramEnd"/>
      <w:r w:rsidRPr="008808A8">
        <w:rPr>
          <w:sz w:val="28"/>
          <w:szCs w:val="28"/>
        </w:rPr>
        <w:t xml:space="preserve"> you are all set and ready to go.</w:t>
      </w:r>
    </w:p>
    <w:p w14:paraId="1270495B" w14:textId="77777777" w:rsidR="003B5239" w:rsidRPr="008808A8" w:rsidRDefault="000543B6" w:rsidP="00AC787F">
      <w:pPr>
        <w:pStyle w:val="ListBulletSub"/>
        <w:numPr>
          <w:ilvl w:val="0"/>
          <w:numId w:val="0"/>
        </w:numPr>
        <w:rPr>
          <w:sz w:val="28"/>
          <w:szCs w:val="28"/>
        </w:rPr>
      </w:pPr>
      <w:r w:rsidRPr="008808A8">
        <w:rPr>
          <w:sz w:val="28"/>
          <w:szCs w:val="28"/>
        </w:rPr>
        <w:t xml:space="preserve">This item type is not available for Tabular Forms. However, there are some </w:t>
      </w:r>
      <w:r w:rsidR="004B1161" w:rsidRPr="008808A8">
        <w:rPr>
          <w:sz w:val="28"/>
          <w:szCs w:val="28"/>
        </w:rPr>
        <w:t xml:space="preserve">examples </w:t>
      </w:r>
      <w:r w:rsidR="00190981">
        <w:rPr>
          <w:sz w:val="28"/>
          <w:szCs w:val="28"/>
        </w:rPr>
        <w:t>on</w:t>
      </w:r>
      <w:r w:rsidR="004B1161" w:rsidRPr="008808A8">
        <w:rPr>
          <w:sz w:val="28"/>
          <w:szCs w:val="28"/>
        </w:rPr>
        <w:t xml:space="preserve"> the internet from the time before APEX 4. </w:t>
      </w:r>
      <w:r w:rsidR="003B5239" w:rsidRPr="008808A8">
        <w:rPr>
          <w:sz w:val="28"/>
          <w:szCs w:val="28"/>
        </w:rPr>
        <w:t xml:space="preserve">One of those examples I used in this chapter. Tyler </w:t>
      </w:r>
      <w:proofErr w:type="spellStart"/>
      <w:r w:rsidR="003B5239" w:rsidRPr="008808A8">
        <w:rPr>
          <w:sz w:val="28"/>
          <w:szCs w:val="28"/>
        </w:rPr>
        <w:t>Muth</w:t>
      </w:r>
      <w:proofErr w:type="spellEnd"/>
      <w:r w:rsidR="003B5239" w:rsidRPr="008808A8">
        <w:rPr>
          <w:sz w:val="28"/>
          <w:szCs w:val="28"/>
        </w:rPr>
        <w:t xml:space="preserve"> posted an example in his blog:</w:t>
      </w:r>
    </w:p>
    <w:p w14:paraId="78BAF289" w14:textId="77777777" w:rsidR="003B5239" w:rsidRPr="008808A8" w:rsidRDefault="003B5239" w:rsidP="003B5239">
      <w:pPr>
        <w:pStyle w:val="IntroductionText"/>
        <w:rPr>
          <w:sz w:val="28"/>
          <w:szCs w:val="28"/>
        </w:rPr>
      </w:pPr>
      <w:r w:rsidRPr="008808A8">
        <w:rPr>
          <w:sz w:val="28"/>
          <w:szCs w:val="28"/>
        </w:rPr>
        <w:t>http://tylermuth.wordpress.com/2010/03/16/jquery-autocomplete-for-apex/</w:t>
      </w:r>
    </w:p>
    <w:p w14:paraId="36F760BD" w14:textId="77777777" w:rsidR="003B5239" w:rsidRPr="008808A8" w:rsidRDefault="004B1161" w:rsidP="00AC787F">
      <w:pPr>
        <w:pStyle w:val="ListBulletSub"/>
        <w:numPr>
          <w:ilvl w:val="0"/>
          <w:numId w:val="0"/>
        </w:numPr>
        <w:rPr>
          <w:sz w:val="28"/>
          <w:szCs w:val="28"/>
        </w:rPr>
      </w:pPr>
      <w:r w:rsidRPr="008808A8">
        <w:rPr>
          <w:sz w:val="28"/>
          <w:szCs w:val="28"/>
        </w:rPr>
        <w:lastRenderedPageBreak/>
        <w:t xml:space="preserve">We </w:t>
      </w:r>
      <w:r w:rsidR="003B5239" w:rsidRPr="008808A8">
        <w:rPr>
          <w:sz w:val="28"/>
          <w:szCs w:val="28"/>
        </w:rPr>
        <w:t>will use some of his code</w:t>
      </w:r>
      <w:r w:rsidRPr="008808A8">
        <w:rPr>
          <w:sz w:val="28"/>
          <w:szCs w:val="28"/>
        </w:rPr>
        <w:t xml:space="preserve"> and create an autocomplete select list for the column JOB in our example of wizard generated Tabular Form. Before we do that, we will need to </w:t>
      </w:r>
      <w:r w:rsidR="003B5239" w:rsidRPr="008808A8">
        <w:rPr>
          <w:sz w:val="28"/>
          <w:szCs w:val="28"/>
        </w:rPr>
        <w:t>do some preparation work and:</w:t>
      </w:r>
    </w:p>
    <w:p w14:paraId="4B470CF3" w14:textId="77777777" w:rsidR="004D3CCB" w:rsidRDefault="003B5239" w:rsidP="003B5239">
      <w:pPr>
        <w:pStyle w:val="ListBulletSub"/>
      </w:pPr>
      <w:r>
        <w:t xml:space="preserve">Download the </w:t>
      </w:r>
      <w:r w:rsidRPr="003B5239">
        <w:t>jquery.autocompleteApex1.2.js</w:t>
      </w:r>
      <w:r w:rsidR="004D3CCB">
        <w:t xml:space="preserve"> available in Tyler’s blog.</w:t>
      </w:r>
    </w:p>
    <w:p w14:paraId="7FC89B64" w14:textId="77777777" w:rsidR="004D3CCB" w:rsidRDefault="004D3CCB" w:rsidP="003B5239">
      <w:pPr>
        <w:pStyle w:val="ListBulletSub"/>
      </w:pPr>
      <w:r>
        <w:t>U</w:t>
      </w:r>
      <w:r w:rsidR="003B5239">
        <w:t xml:space="preserve">pload it to our workspace </w:t>
      </w:r>
    </w:p>
    <w:p w14:paraId="4DFE58B8" w14:textId="77777777" w:rsidR="003B5239" w:rsidRDefault="004D3CCB" w:rsidP="003B5239">
      <w:pPr>
        <w:pStyle w:val="ListBulletSub"/>
      </w:pPr>
      <w:r>
        <w:t>R</w:t>
      </w:r>
      <w:r w:rsidR="003B5239">
        <w:t xml:space="preserve">eference it on our page </w:t>
      </w:r>
    </w:p>
    <w:p w14:paraId="319E5B65" w14:textId="77777777" w:rsidR="003B5239" w:rsidRPr="004D3CCB" w:rsidRDefault="004D3CCB" w:rsidP="004D3CCB">
      <w:pPr>
        <w:pStyle w:val="ListBulletSub"/>
        <w:numPr>
          <w:ilvl w:val="0"/>
          <w:numId w:val="0"/>
        </w:numPr>
        <w:ind w:left="720"/>
        <w:rPr>
          <w:rFonts w:ascii="Courier New" w:hAnsi="Courier New"/>
          <w:bCs/>
          <w:noProof/>
          <w:sz w:val="20"/>
          <w:szCs w:val="20"/>
        </w:rPr>
      </w:pPr>
      <w:r w:rsidRPr="004D3CCB">
        <w:rPr>
          <w:rStyle w:val="CodeCharacterInline"/>
          <w:sz w:val="20"/>
          <w:szCs w:val="20"/>
        </w:rPr>
        <w:t>&lt;script type="text/javascript" src="#WORKSPACE_IMAGES#jquery.autocompleteApex1.2.js"&gt;&lt;/script&gt;</w:t>
      </w:r>
    </w:p>
    <w:p w14:paraId="2324EF49" w14:textId="77777777" w:rsidR="000543B6" w:rsidRPr="008808A8" w:rsidRDefault="004D3CCB" w:rsidP="00AC787F">
      <w:pPr>
        <w:pStyle w:val="ListBulletSub"/>
        <w:numPr>
          <w:ilvl w:val="0"/>
          <w:numId w:val="0"/>
        </w:numPr>
        <w:rPr>
          <w:sz w:val="28"/>
          <w:szCs w:val="28"/>
        </w:rPr>
      </w:pPr>
      <w:r w:rsidRPr="008808A8">
        <w:rPr>
          <w:sz w:val="28"/>
          <w:szCs w:val="28"/>
        </w:rPr>
        <w:t xml:space="preserve">Now, we can </w:t>
      </w:r>
      <w:r w:rsidR="004B1161" w:rsidRPr="008808A8">
        <w:rPr>
          <w:sz w:val="28"/>
          <w:szCs w:val="28"/>
        </w:rPr>
        <w:t xml:space="preserve">create some code in our package </w:t>
      </w:r>
    </w:p>
    <w:p w14:paraId="5AFC82D5" w14:textId="77777777" w:rsidR="004B1161" w:rsidRDefault="004B1161" w:rsidP="00AC787F">
      <w:pPr>
        <w:pStyle w:val="ListBulletSub"/>
        <w:numPr>
          <w:ilvl w:val="0"/>
          <w:numId w:val="0"/>
        </w:numPr>
      </w:pPr>
      <w:r w:rsidRPr="00F644A2">
        <w:rPr>
          <w:rStyle w:val="CodeCharacterInline"/>
          <w:rFonts w:cs="Courier New"/>
          <w:sz w:val="20"/>
          <w:szCs w:val="20"/>
          <w:highlight w:val="white"/>
        </w:rPr>
        <w:t>tab_form_emp_pkg</w:t>
      </w:r>
    </w:p>
    <w:p w14:paraId="243411E1" w14:textId="77777777" w:rsidR="000543B6" w:rsidRPr="008808A8" w:rsidRDefault="004B1161" w:rsidP="00AC787F">
      <w:pPr>
        <w:pStyle w:val="ListBulletSub"/>
        <w:numPr>
          <w:ilvl w:val="0"/>
          <w:numId w:val="0"/>
        </w:numPr>
        <w:rPr>
          <w:sz w:val="28"/>
          <w:szCs w:val="28"/>
        </w:rPr>
      </w:pPr>
      <w:r w:rsidRPr="008808A8">
        <w:rPr>
          <w:sz w:val="28"/>
          <w:szCs w:val="28"/>
        </w:rPr>
        <w:t>We will add the following functions and procedures to our package:</w:t>
      </w:r>
    </w:p>
    <w:p w14:paraId="7C9E98CF" w14:textId="77777777" w:rsidR="004B1161" w:rsidRDefault="004B1161" w:rsidP="004B1161">
      <w:pPr>
        <w:pStyle w:val="ListBulletSub"/>
      </w:pPr>
      <w:r>
        <w:t xml:space="preserve">Procedure for creating a list of jobs </w:t>
      </w:r>
      <w:r w:rsidR="00B70146">
        <w:t xml:space="preserve">based on </w:t>
      </w:r>
      <w:r>
        <w:t>the EMP table</w:t>
      </w:r>
      <w:r w:rsidR="00B70146">
        <w:t xml:space="preserve"> used for the On Demand process.</w:t>
      </w:r>
    </w:p>
    <w:p w14:paraId="6B59469E" w14:textId="77777777" w:rsidR="004B1161" w:rsidRDefault="004B1161" w:rsidP="004B1161">
      <w:pPr>
        <w:pStyle w:val="ListBulletSub"/>
      </w:pPr>
      <w:r>
        <w:t xml:space="preserve">Function for generating </w:t>
      </w:r>
      <w:proofErr w:type="spellStart"/>
      <w:r w:rsidR="00DA3B53">
        <w:t>javascript</w:t>
      </w:r>
      <w:proofErr w:type="spellEnd"/>
      <w:r w:rsidR="00B70146">
        <w:t>.</w:t>
      </w:r>
    </w:p>
    <w:p w14:paraId="5AF6FA55" w14:textId="77777777" w:rsidR="004B1161" w:rsidRDefault="004B1161" w:rsidP="004B1161">
      <w:pPr>
        <w:pStyle w:val="ListBulletSub"/>
        <w:numPr>
          <w:ilvl w:val="0"/>
          <w:numId w:val="0"/>
        </w:numPr>
      </w:pPr>
    </w:p>
    <w:p w14:paraId="4FEE6E1D" w14:textId="77777777" w:rsidR="004B1161" w:rsidRPr="004B1161" w:rsidRDefault="004B1161" w:rsidP="00AC787F">
      <w:pPr>
        <w:pStyle w:val="ListBulletSub"/>
        <w:numPr>
          <w:ilvl w:val="0"/>
          <w:numId w:val="0"/>
        </w:numPr>
        <w:rPr>
          <w:rStyle w:val="CodeCharacterInline"/>
          <w:rFonts w:eastAsiaTheme="minorHAnsi" w:cs="Courier New"/>
          <w:sz w:val="20"/>
          <w:szCs w:val="20"/>
        </w:rPr>
      </w:pPr>
      <w:r w:rsidRPr="004B1161">
        <w:rPr>
          <w:rStyle w:val="CodeCharacterInline"/>
          <w:rFonts w:eastAsiaTheme="minorHAnsi" w:cs="Courier New"/>
          <w:sz w:val="20"/>
          <w:szCs w:val="20"/>
          <w:highlight w:val="white"/>
        </w:rPr>
        <w:t xml:space="preserve">   PROCEDURE get_job;</w:t>
      </w:r>
    </w:p>
    <w:p w14:paraId="09032335"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FUNCTION get_autocomplete (</w:t>
      </w:r>
    </w:p>
    <w:p w14:paraId="586A6578"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p_item      IN   VARCHAR2,</w:t>
      </w:r>
    </w:p>
    <w:p w14:paraId="04C395CC"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p_rownum    IN   VARCHAR2,</w:t>
      </w:r>
    </w:p>
    <w:p w14:paraId="5E56677C"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p_width     IN   NUMBER,</w:t>
      </w:r>
    </w:p>
    <w:p w14:paraId="33CCD89D"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p_process   IN   VARCHAR2</w:t>
      </w:r>
    </w:p>
    <w:p w14:paraId="549ECD56"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w:t>
      </w:r>
    </w:p>
    <w:p w14:paraId="6B382EF6" w14:textId="77777777" w:rsidR="004B1161" w:rsidRPr="004B1161" w:rsidRDefault="004B1161" w:rsidP="004B1161">
      <w:pPr>
        <w:pStyle w:val="ListBulletSub"/>
        <w:numPr>
          <w:ilvl w:val="0"/>
          <w:numId w:val="0"/>
        </w:numPr>
        <w:rPr>
          <w:rStyle w:val="CodeCharacterInline"/>
          <w:rFonts w:eastAsiaTheme="minorHAnsi" w:cs="Courier New"/>
          <w:sz w:val="20"/>
          <w:szCs w:val="20"/>
        </w:rPr>
      </w:pPr>
      <w:r w:rsidRPr="004B1161">
        <w:rPr>
          <w:rStyle w:val="CodeCharacterInline"/>
          <w:rFonts w:eastAsiaTheme="minorHAnsi" w:cs="Courier New"/>
          <w:sz w:val="20"/>
          <w:szCs w:val="20"/>
          <w:highlight w:val="white"/>
        </w:rPr>
        <w:t xml:space="preserve">      RETURN VARCHAR2;</w:t>
      </w:r>
    </w:p>
    <w:p w14:paraId="656E8196"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PROCEDURE get_job</w:t>
      </w:r>
    </w:p>
    <w:p w14:paraId="5B6E38D3"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IS</w:t>
      </w:r>
    </w:p>
    <w:p w14:paraId="2E86CE9F"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v_search   emp.job%TYPE;</w:t>
      </w:r>
    </w:p>
    <w:p w14:paraId="04B166AF"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BEGIN</w:t>
      </w:r>
    </w:p>
    <w:p w14:paraId="24BCEE8A"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EXECUTE IMMEDIATE 'alter session set NLS_SORT=BINARY_CI';</w:t>
      </w:r>
    </w:p>
    <w:p w14:paraId="7F17E8FD"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p>
    <w:p w14:paraId="53522F57"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EXECUTE IMMEDIATE 'alter session set NLS_COMP=LINGUISTIC';</w:t>
      </w:r>
    </w:p>
    <w:p w14:paraId="12EEF925"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p>
    <w:p w14:paraId="74D8C06D"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v_search := REPLACE (wwv_flow.g_x01, '*', '%');</w:t>
      </w:r>
    </w:p>
    <w:p w14:paraId="3A5B1A72"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p>
    <w:p w14:paraId="54126333"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FOR i IN (SELECT DISTINCT job</w:t>
      </w:r>
    </w:p>
    <w:p w14:paraId="607488EC"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FROM emp</w:t>
      </w:r>
    </w:p>
    <w:p w14:paraId="71B5A710"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WHERE job LIKE '%' || v_search || '%')</w:t>
      </w:r>
    </w:p>
    <w:p w14:paraId="60D70F24"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LOOP</w:t>
      </w:r>
    </w:p>
    <w:p w14:paraId="356CBB82"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HTP.p (i.job);</w:t>
      </w:r>
    </w:p>
    <w:p w14:paraId="2762457E"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END LOOP;</w:t>
      </w:r>
    </w:p>
    <w:p w14:paraId="0010AF65" w14:textId="77777777" w:rsidR="004B1161" w:rsidRPr="004B1161" w:rsidRDefault="004B1161" w:rsidP="004B1161">
      <w:pPr>
        <w:pStyle w:val="ListBulletSub"/>
        <w:numPr>
          <w:ilvl w:val="0"/>
          <w:numId w:val="0"/>
        </w:numPr>
        <w:rPr>
          <w:rStyle w:val="CodeCharacterInline"/>
          <w:rFonts w:cs="Courier New"/>
          <w:sz w:val="20"/>
          <w:szCs w:val="20"/>
        </w:rPr>
      </w:pPr>
      <w:r w:rsidRPr="004B1161">
        <w:rPr>
          <w:rStyle w:val="CodeCharacterInline"/>
          <w:rFonts w:eastAsiaTheme="minorHAnsi" w:cs="Courier New"/>
          <w:sz w:val="20"/>
          <w:szCs w:val="20"/>
          <w:highlight w:val="white"/>
        </w:rPr>
        <w:lastRenderedPageBreak/>
        <w:t xml:space="preserve">   END get_job;</w:t>
      </w:r>
    </w:p>
    <w:p w14:paraId="1B256726"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FUNCTION get_autocomplete (</w:t>
      </w:r>
    </w:p>
    <w:p w14:paraId="04F2CBCA"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p_item      IN   VARCHAR2,</w:t>
      </w:r>
    </w:p>
    <w:p w14:paraId="7180C139"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p_rownum    IN   VARCHAR2,</w:t>
      </w:r>
    </w:p>
    <w:p w14:paraId="7381946D"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p_width     IN   NUMBER,</w:t>
      </w:r>
    </w:p>
    <w:p w14:paraId="4D280904"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p_process   IN   VARCHAR2</w:t>
      </w:r>
    </w:p>
    <w:p w14:paraId="13EEBC31"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w:t>
      </w:r>
    </w:p>
    <w:p w14:paraId="48B66031"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RETURN VARCHAR2</w:t>
      </w:r>
    </w:p>
    <w:p w14:paraId="17952114"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IS</w:t>
      </w:r>
    </w:p>
    <w:p w14:paraId="4F22B79C"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v_rownum   VARCHAR2 (20);</w:t>
      </w:r>
    </w:p>
    <w:p w14:paraId="01EAB01F"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v_item     VARCHAR2 (20);</w:t>
      </w:r>
    </w:p>
    <w:p w14:paraId="23733D93"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v_script   VARCHAR2 (1000);</w:t>
      </w:r>
    </w:p>
    <w:p w14:paraId="170DFF9B"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BEGIN</w:t>
      </w:r>
    </w:p>
    <w:p w14:paraId="0F13A791"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v_rownum := p_rownum;</w:t>
      </w:r>
    </w:p>
    <w:p w14:paraId="00101961"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v_item := p_item || '_' || v_rownum;</w:t>
      </w:r>
    </w:p>
    <w:p w14:paraId="04AA5E75"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v_script :=</w:t>
      </w:r>
    </w:p>
    <w:p w14:paraId="16F6552C"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'&lt;script type="text/javascript"&gt;'</w:t>
      </w:r>
    </w:p>
    <w:p w14:paraId="032E2FA1"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'$(document).ready( function() {'</w:t>
      </w:r>
    </w:p>
    <w:p w14:paraId="1DE5EF14"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w:t>
      </w:r>
    </w:p>
    <w:p w14:paraId="19118D68"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v_item</w:t>
      </w:r>
    </w:p>
    <w:p w14:paraId="516A9D75"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'").autocomplete(''APEX'', {'</w:t>
      </w:r>
    </w:p>
    <w:p w14:paraId="022760B5"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'apexProcess: '''</w:t>
      </w:r>
    </w:p>
    <w:p w14:paraId="3BB5B301"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p_process</w:t>
      </w:r>
    </w:p>
    <w:p w14:paraId="44A1107F"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w:t>
      </w:r>
    </w:p>
    <w:p w14:paraId="7202AE87"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'width: '</w:t>
      </w:r>
    </w:p>
    <w:p w14:paraId="6BEE5B70"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p_width</w:t>
      </w:r>
    </w:p>
    <w:p w14:paraId="3236D532"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w:t>
      </w:r>
    </w:p>
    <w:p w14:paraId="7C9D9C3A"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'multiple: false,'</w:t>
      </w:r>
    </w:p>
    <w:p w14:paraId="457F5EB2"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'matchContains: true,'</w:t>
      </w:r>
    </w:p>
    <w:p w14:paraId="4260B5CB"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'cacheLength: 1,'</w:t>
      </w:r>
    </w:p>
    <w:p w14:paraId="132B1280"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'max: 100,'</w:t>
      </w:r>
    </w:p>
    <w:p w14:paraId="76718599"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'delay: 150,'</w:t>
      </w:r>
    </w:p>
    <w:p w14:paraId="7C1F3B42"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'minChars: 1,'</w:t>
      </w:r>
    </w:p>
    <w:p w14:paraId="55315CC5"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'matchSubset: false'</w:t>
      </w:r>
    </w:p>
    <w:p w14:paraId="61C0CCE7"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w:t>
      </w:r>
    </w:p>
    <w:p w14:paraId="3C81A3DE"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w:t>
      </w:r>
    </w:p>
    <w:p w14:paraId="54784F58"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 '&lt;/script&gt;';</w:t>
      </w:r>
    </w:p>
    <w:p w14:paraId="2688B8B0" w14:textId="77777777" w:rsidR="004B1161" w:rsidRPr="004B1161" w:rsidRDefault="004B1161" w:rsidP="004B1161">
      <w:pPr>
        <w:autoSpaceDE w:val="0"/>
        <w:autoSpaceDN w:val="0"/>
        <w:adjustRightInd w:val="0"/>
        <w:spacing w:after="0"/>
        <w:rPr>
          <w:rStyle w:val="CodeCharacterInline"/>
          <w:rFonts w:eastAsiaTheme="minorHAnsi" w:cs="Courier New"/>
          <w:sz w:val="20"/>
          <w:szCs w:val="20"/>
          <w:highlight w:val="white"/>
        </w:rPr>
      </w:pPr>
      <w:r w:rsidRPr="004B1161">
        <w:rPr>
          <w:rStyle w:val="CodeCharacterInline"/>
          <w:rFonts w:eastAsiaTheme="minorHAnsi" w:cs="Courier New"/>
          <w:sz w:val="20"/>
          <w:szCs w:val="20"/>
          <w:highlight w:val="white"/>
        </w:rPr>
        <w:t xml:space="preserve">      RETURN v_script;</w:t>
      </w:r>
    </w:p>
    <w:p w14:paraId="662209FB" w14:textId="77777777" w:rsidR="000543B6" w:rsidRPr="004B1161" w:rsidRDefault="004B1161" w:rsidP="004B1161">
      <w:pPr>
        <w:pStyle w:val="ListBulletSub"/>
        <w:numPr>
          <w:ilvl w:val="0"/>
          <w:numId w:val="0"/>
        </w:numPr>
        <w:rPr>
          <w:rStyle w:val="CodeCharacterInline"/>
          <w:rFonts w:cs="Courier New"/>
          <w:sz w:val="20"/>
          <w:szCs w:val="20"/>
        </w:rPr>
      </w:pPr>
      <w:r w:rsidRPr="004B1161">
        <w:rPr>
          <w:rStyle w:val="CodeCharacterInline"/>
          <w:rFonts w:eastAsiaTheme="minorHAnsi" w:cs="Courier New"/>
          <w:sz w:val="20"/>
          <w:szCs w:val="20"/>
          <w:highlight w:val="white"/>
        </w:rPr>
        <w:t xml:space="preserve">   END get_autocomplete;</w:t>
      </w:r>
    </w:p>
    <w:p w14:paraId="42E5DE6A" w14:textId="77777777" w:rsidR="00551CE3" w:rsidRDefault="00551CE3" w:rsidP="00551CE3">
      <w:pPr>
        <w:pStyle w:val="ListBulletSub"/>
        <w:numPr>
          <w:ilvl w:val="0"/>
          <w:numId w:val="0"/>
        </w:numPr>
      </w:pPr>
      <w:r>
        <w:rPr>
          <w:noProof/>
        </w:rPr>
        <mc:AlternateContent>
          <mc:Choice Requires="wps">
            <w:drawing>
              <wp:anchor distT="0" distB="0" distL="114300" distR="114300" simplePos="0" relativeHeight="251810816" behindDoc="0" locked="0" layoutInCell="1" allowOverlap="1" wp14:anchorId="01A55EB6" wp14:editId="402F1208">
                <wp:simplePos x="0" y="0"/>
                <wp:positionH relativeFrom="column">
                  <wp:posOffset>278765</wp:posOffset>
                </wp:positionH>
                <wp:positionV relativeFrom="paragraph">
                  <wp:posOffset>107950</wp:posOffset>
                </wp:positionV>
                <wp:extent cx="4265295" cy="514350"/>
                <wp:effectExtent l="0" t="0" r="1905"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DEBEE" w14:textId="77777777" w:rsidR="0062523E" w:rsidRPr="00B161E2" w:rsidRDefault="0062523E" w:rsidP="00DA3B53">
                            <w:pPr>
                              <w:pStyle w:val="FigureCaption"/>
                              <w:rPr>
                                <w:sz w:val="23"/>
                              </w:rPr>
                            </w:pPr>
                            <w:r>
                              <w:t>Snippet 3.14: Tabular Form - Autocomple Functions and Procedures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202" style="position:absolute;margin-left:21.95pt;margin-top:8.5pt;width:335.85pt;height:4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4o0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" stroked="f">
                <v:textbox inset="0,0,0,0">
                  <w:txbxContent>
                    <w:p w:rsidR="00A97698" w:rsidRPr="00B161E2" w:rsidRDefault="00A97698" w:rsidP="00DA3B53">
                      <w:pPr>
                        <w:pStyle w:val="FigureCaption"/>
                        <w:rPr>
                          <w:sz w:val="23"/>
                        </w:rPr>
                      </w:pPr>
                      <w:r>
                        <w:t>Snippet 3.14: Tabular Form - Autocomple Functions and Procedures</w:t>
                      </w:r>
                    </w:p>
                  </w:txbxContent>
                </v:textbox>
                <w10:wrap type="topAndBottom"/>
              </v:shape>
            </w:pict>
          </mc:Fallback>
        </mc:AlternateContent>
      </w:r>
    </w:p>
    <w:p w14:paraId="0792687F" w14:textId="77777777" w:rsidR="00551CE3" w:rsidRPr="008808A8" w:rsidRDefault="00551CE3" w:rsidP="00551CE3">
      <w:pPr>
        <w:pStyle w:val="ListBulletSub"/>
        <w:numPr>
          <w:ilvl w:val="0"/>
          <w:numId w:val="0"/>
        </w:numPr>
        <w:rPr>
          <w:sz w:val="28"/>
          <w:szCs w:val="28"/>
        </w:rPr>
      </w:pPr>
      <w:r w:rsidRPr="008808A8">
        <w:rPr>
          <w:sz w:val="28"/>
          <w:szCs w:val="28"/>
        </w:rPr>
        <w:t>There are only t</w:t>
      </w:r>
      <w:r w:rsidR="00190981">
        <w:rPr>
          <w:sz w:val="28"/>
          <w:szCs w:val="28"/>
        </w:rPr>
        <w:t>hree</w:t>
      </w:r>
      <w:r w:rsidRPr="008808A8">
        <w:rPr>
          <w:sz w:val="28"/>
          <w:szCs w:val="28"/>
        </w:rPr>
        <w:t xml:space="preserve"> more things we need to add (change) to get that autocomplete list working:</w:t>
      </w:r>
    </w:p>
    <w:p w14:paraId="16BF7767" w14:textId="77777777" w:rsidR="00551CE3" w:rsidRDefault="00985819" w:rsidP="00551CE3">
      <w:pPr>
        <w:pStyle w:val="ListBulletSub"/>
      </w:pPr>
      <w:r>
        <w:t xml:space="preserve">We will modify our SQL created for the Tabular Form and include a call to our function </w:t>
      </w:r>
    </w:p>
    <w:p w14:paraId="4A5464C9" w14:textId="77777777" w:rsidR="00985819" w:rsidRDefault="00985819" w:rsidP="00985819">
      <w:pPr>
        <w:pStyle w:val="ListBulletSub"/>
        <w:numPr>
          <w:ilvl w:val="0"/>
          <w:numId w:val="0"/>
        </w:numPr>
        <w:ind w:left="720"/>
      </w:pPr>
      <w:r w:rsidRPr="004B1161">
        <w:rPr>
          <w:rStyle w:val="CodeCharacterInline"/>
          <w:rFonts w:eastAsiaTheme="minorHAnsi" w:cs="Courier New"/>
          <w:sz w:val="20"/>
          <w:szCs w:val="20"/>
          <w:highlight w:val="white"/>
        </w:rPr>
        <w:t>get_autocomplete</w:t>
      </w:r>
    </w:p>
    <w:p w14:paraId="22AB5FF8" w14:textId="77777777" w:rsidR="00551CE3" w:rsidRDefault="00985819" w:rsidP="00551CE3">
      <w:pPr>
        <w:pStyle w:val="ListBulletSub"/>
      </w:pPr>
      <w:r>
        <w:lastRenderedPageBreak/>
        <w:t>Create an On Demand process in the Application Processes</w:t>
      </w:r>
    </w:p>
    <w:p w14:paraId="238D649E" w14:textId="77777777" w:rsidR="00985819" w:rsidRDefault="00985819" w:rsidP="00985819">
      <w:pPr>
        <w:pStyle w:val="ListBulletSub"/>
        <w:numPr>
          <w:ilvl w:val="0"/>
          <w:numId w:val="0"/>
        </w:numPr>
        <w:ind w:left="720"/>
        <w:rPr>
          <w:rStyle w:val="CodeCharacterInline"/>
          <w:rFonts w:eastAsiaTheme="minorHAnsi" w:cs="Courier New"/>
          <w:sz w:val="20"/>
          <w:szCs w:val="20"/>
        </w:rPr>
      </w:pPr>
      <w:r w:rsidRPr="004B1161">
        <w:rPr>
          <w:rStyle w:val="CodeCharacterInline"/>
          <w:rFonts w:eastAsiaTheme="minorHAnsi" w:cs="Courier New"/>
          <w:sz w:val="20"/>
          <w:szCs w:val="20"/>
          <w:highlight w:val="white"/>
        </w:rPr>
        <w:t>get_</w:t>
      </w:r>
      <w:r>
        <w:rPr>
          <w:rStyle w:val="CodeCharacterInline"/>
          <w:rFonts w:eastAsiaTheme="minorHAnsi" w:cs="Courier New"/>
          <w:sz w:val="20"/>
          <w:szCs w:val="20"/>
        </w:rPr>
        <w:t>job</w:t>
      </w:r>
    </w:p>
    <w:p w14:paraId="0259CBBB" w14:textId="77777777" w:rsidR="00985819" w:rsidRDefault="00985819" w:rsidP="00985819">
      <w:pPr>
        <w:pStyle w:val="ListBulletSub"/>
      </w:pPr>
      <w:r>
        <w:t>Modify the HTML Expression for the affected column JOB</w:t>
      </w:r>
    </w:p>
    <w:p w14:paraId="49E97F9A" w14:textId="77777777" w:rsidR="00985819" w:rsidRPr="008808A8" w:rsidRDefault="00985819" w:rsidP="00985819">
      <w:pPr>
        <w:pStyle w:val="ListBulletSub"/>
        <w:numPr>
          <w:ilvl w:val="0"/>
          <w:numId w:val="0"/>
        </w:numPr>
        <w:rPr>
          <w:sz w:val="28"/>
          <w:szCs w:val="28"/>
        </w:rPr>
      </w:pPr>
      <w:r w:rsidRPr="008808A8">
        <w:rPr>
          <w:sz w:val="28"/>
          <w:szCs w:val="28"/>
        </w:rPr>
        <w:t>The modified SQL will be:</w:t>
      </w:r>
    </w:p>
    <w:p w14:paraId="1DD11968" w14:textId="77777777" w:rsidR="00985819" w:rsidRPr="00985819" w:rsidRDefault="00985819" w:rsidP="00985819">
      <w:pPr>
        <w:autoSpaceDE w:val="0"/>
        <w:autoSpaceDN w:val="0"/>
        <w:adjustRightInd w:val="0"/>
        <w:spacing w:after="0"/>
        <w:rPr>
          <w:rStyle w:val="CodeCharacterInline"/>
          <w:rFonts w:eastAsiaTheme="minorHAnsi"/>
          <w:sz w:val="20"/>
          <w:szCs w:val="20"/>
          <w:highlight w:val="white"/>
        </w:rPr>
      </w:pPr>
      <w:r w:rsidRPr="00985819">
        <w:rPr>
          <w:rStyle w:val="CodeCharacterInline"/>
          <w:rFonts w:eastAsiaTheme="minorHAnsi"/>
          <w:sz w:val="20"/>
          <w:szCs w:val="20"/>
          <w:highlight w:val="white"/>
        </w:rPr>
        <w:t>SELECT empno,</w:t>
      </w:r>
    </w:p>
    <w:p w14:paraId="79C868D2" w14:textId="77777777" w:rsidR="00985819" w:rsidRDefault="00985819" w:rsidP="00985819">
      <w:pPr>
        <w:autoSpaceDE w:val="0"/>
        <w:autoSpaceDN w:val="0"/>
        <w:adjustRightInd w:val="0"/>
        <w:spacing w:after="0"/>
        <w:rPr>
          <w:rStyle w:val="CodeCharacterInline"/>
          <w:rFonts w:eastAsiaTheme="minorHAnsi"/>
          <w:sz w:val="20"/>
          <w:szCs w:val="20"/>
          <w:highlight w:val="white"/>
        </w:rPr>
      </w:pPr>
      <w:r w:rsidRPr="00985819">
        <w:rPr>
          <w:rStyle w:val="CodeCharacterInline"/>
          <w:rFonts w:eastAsiaTheme="minorHAnsi"/>
          <w:sz w:val="20"/>
          <w:szCs w:val="20"/>
          <w:highlight w:val="white"/>
        </w:rPr>
        <w:t xml:space="preserve">       </w:t>
      </w:r>
      <w:r>
        <w:rPr>
          <w:rStyle w:val="CodeCharacterInline"/>
          <w:rFonts w:eastAsiaTheme="minorHAnsi"/>
          <w:sz w:val="20"/>
          <w:szCs w:val="20"/>
          <w:highlight w:val="white"/>
        </w:rPr>
        <w:t>e</w:t>
      </w:r>
      <w:r w:rsidRPr="00985819">
        <w:rPr>
          <w:rStyle w:val="CodeCharacterInline"/>
          <w:rFonts w:eastAsiaTheme="minorHAnsi"/>
          <w:sz w:val="20"/>
          <w:szCs w:val="20"/>
          <w:highlight w:val="white"/>
        </w:rPr>
        <w:t>mpno</w:t>
      </w:r>
      <w:r>
        <w:rPr>
          <w:rStyle w:val="CodeCharacterInline"/>
          <w:rFonts w:eastAsiaTheme="minorHAnsi"/>
          <w:sz w:val="20"/>
          <w:szCs w:val="20"/>
          <w:highlight w:val="white"/>
        </w:rPr>
        <w:t xml:space="preserve"> </w:t>
      </w:r>
    </w:p>
    <w:p w14:paraId="186A296B" w14:textId="77777777" w:rsidR="00985819" w:rsidRDefault="00985819" w:rsidP="00985819">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w:t>
      </w:r>
      <w:r w:rsidRPr="00985819">
        <w:rPr>
          <w:rStyle w:val="CodeCharacterInline"/>
          <w:rFonts w:eastAsiaTheme="minorHAnsi"/>
          <w:sz w:val="20"/>
          <w:szCs w:val="20"/>
          <w:highlight w:val="white"/>
        </w:rPr>
        <w:t>|| tab_form_emp_pkg.get_autocomplete ('f04', '#ROWNUM#', 85, 'get_job')</w:t>
      </w:r>
      <w:r>
        <w:rPr>
          <w:rStyle w:val="CodeCharacterInline"/>
          <w:rFonts w:eastAsiaTheme="minorHAnsi"/>
          <w:sz w:val="20"/>
          <w:szCs w:val="20"/>
          <w:highlight w:val="white"/>
        </w:rPr>
        <w:t xml:space="preserve"> </w:t>
      </w:r>
      <w:r w:rsidRPr="00985819">
        <w:rPr>
          <w:rStyle w:val="CodeCharacterInline"/>
          <w:rFonts w:eastAsiaTheme="minorHAnsi"/>
          <w:sz w:val="20"/>
          <w:szCs w:val="20"/>
          <w:highlight w:val="white"/>
        </w:rPr>
        <w:t>empno_display,</w:t>
      </w:r>
      <w:r>
        <w:rPr>
          <w:rStyle w:val="CodeCharacterInline"/>
          <w:rFonts w:eastAsiaTheme="minorHAnsi"/>
          <w:sz w:val="20"/>
          <w:szCs w:val="20"/>
          <w:highlight w:val="white"/>
        </w:rPr>
        <w:t xml:space="preserve"> e</w:t>
      </w:r>
      <w:r w:rsidRPr="00985819">
        <w:rPr>
          <w:rStyle w:val="CodeCharacterInline"/>
          <w:rFonts w:eastAsiaTheme="minorHAnsi"/>
          <w:sz w:val="20"/>
          <w:szCs w:val="20"/>
          <w:highlight w:val="white"/>
        </w:rPr>
        <w:t xml:space="preserve">name, job, mgr, </w:t>
      </w:r>
    </w:p>
    <w:p w14:paraId="3BC39B5A" w14:textId="77777777" w:rsidR="00985819" w:rsidRPr="00985819" w:rsidRDefault="00985819" w:rsidP="00985819">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w:t>
      </w:r>
      <w:r w:rsidRPr="00985819">
        <w:rPr>
          <w:rStyle w:val="CodeCharacterInline"/>
          <w:rFonts w:eastAsiaTheme="minorHAnsi"/>
          <w:sz w:val="20"/>
          <w:szCs w:val="20"/>
          <w:highlight w:val="white"/>
        </w:rPr>
        <w:t>hiredate, sal, comm, deptno, valid</w:t>
      </w:r>
    </w:p>
    <w:p w14:paraId="5A2BAF59" w14:textId="77777777" w:rsidR="00985819" w:rsidRPr="00985819" w:rsidRDefault="00985819" w:rsidP="00985819">
      <w:pPr>
        <w:pStyle w:val="ListBulletSub"/>
        <w:numPr>
          <w:ilvl w:val="0"/>
          <w:numId w:val="0"/>
        </w:numPr>
        <w:rPr>
          <w:rStyle w:val="CodeCharacterInline"/>
          <w:sz w:val="20"/>
          <w:szCs w:val="20"/>
        </w:rPr>
      </w:pPr>
      <w:r w:rsidRPr="00985819">
        <w:rPr>
          <w:rStyle w:val="CodeCharacterInline"/>
          <w:rFonts w:eastAsiaTheme="minorHAnsi"/>
          <w:sz w:val="20"/>
          <w:szCs w:val="20"/>
          <w:highlight w:val="white"/>
        </w:rPr>
        <w:t xml:space="preserve">  FROM emp</w:t>
      </w:r>
    </w:p>
    <w:p w14:paraId="58F2D980" w14:textId="77777777" w:rsidR="000543B6" w:rsidRDefault="00985819" w:rsidP="00AC787F">
      <w:pPr>
        <w:pStyle w:val="ListBulletSub"/>
        <w:numPr>
          <w:ilvl w:val="0"/>
          <w:numId w:val="0"/>
        </w:numPr>
      </w:pPr>
      <w:r>
        <w:rPr>
          <w:noProof/>
        </w:rPr>
        <mc:AlternateContent>
          <mc:Choice Requires="wps">
            <w:drawing>
              <wp:anchor distT="0" distB="0" distL="114300" distR="114300" simplePos="0" relativeHeight="251812864" behindDoc="0" locked="0" layoutInCell="1" allowOverlap="1" wp14:anchorId="68D3934C" wp14:editId="17C6C079">
                <wp:simplePos x="0" y="0"/>
                <wp:positionH relativeFrom="column">
                  <wp:posOffset>278765</wp:posOffset>
                </wp:positionH>
                <wp:positionV relativeFrom="paragraph">
                  <wp:posOffset>92075</wp:posOffset>
                </wp:positionV>
                <wp:extent cx="4265295" cy="514350"/>
                <wp:effectExtent l="0" t="0" r="1905"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81CF8A" w14:textId="77777777" w:rsidR="0062523E" w:rsidRPr="00B161E2" w:rsidRDefault="0062523E" w:rsidP="00985819">
                            <w:pPr>
                              <w:pStyle w:val="FigureCaption"/>
                              <w:rPr>
                                <w:sz w:val="23"/>
                              </w:rPr>
                            </w:pPr>
                            <w:r>
                              <w:t>Snippet 3.15: Tabular Form – SQL for Simple Autocomplete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202" style="position:absolute;margin-left:21.95pt;margin-top:7.25pt;width:335.85pt;height:4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" stroked="f">
                <v:textbox inset="0,0,0,0">
                  <w:txbxContent>
                    <w:p w:rsidR="00A97698" w:rsidRPr="00B161E2" w:rsidRDefault="00A97698" w:rsidP="00985819">
                      <w:pPr>
                        <w:pStyle w:val="FigureCaption"/>
                        <w:rPr>
                          <w:sz w:val="23"/>
                        </w:rPr>
                      </w:pPr>
                      <w:r>
                        <w:t>Snippet 3.15: Tabular Form – SQL for Simple Autocomplete</w:t>
                      </w:r>
                    </w:p>
                  </w:txbxContent>
                </v:textbox>
                <w10:wrap type="topAndBottom"/>
              </v:shape>
            </w:pict>
          </mc:Fallback>
        </mc:AlternateContent>
      </w:r>
    </w:p>
    <w:p w14:paraId="778EDA1D" w14:textId="77777777" w:rsidR="00985819" w:rsidRPr="008808A8" w:rsidRDefault="00985819" w:rsidP="00AC787F">
      <w:pPr>
        <w:pStyle w:val="ListBulletSub"/>
        <w:numPr>
          <w:ilvl w:val="0"/>
          <w:numId w:val="0"/>
        </w:numPr>
        <w:rPr>
          <w:sz w:val="28"/>
          <w:szCs w:val="28"/>
        </w:rPr>
      </w:pPr>
      <w:r w:rsidRPr="008808A8">
        <w:rPr>
          <w:sz w:val="28"/>
          <w:szCs w:val="28"/>
        </w:rPr>
        <w:t>In this SQL we concatenate the</w:t>
      </w:r>
      <w:r w:rsidR="00B1189E">
        <w:rPr>
          <w:sz w:val="28"/>
          <w:szCs w:val="28"/>
        </w:rPr>
        <w:t xml:space="preserve"> return value of the</w:t>
      </w:r>
      <w:r w:rsidRPr="008808A8">
        <w:rPr>
          <w:sz w:val="28"/>
          <w:szCs w:val="28"/>
        </w:rPr>
        <w:t xml:space="preserve"> </w:t>
      </w:r>
      <w:proofErr w:type="spellStart"/>
      <w:r w:rsidRPr="008808A8">
        <w:rPr>
          <w:sz w:val="28"/>
          <w:szCs w:val="28"/>
        </w:rPr>
        <w:t>get_autocomplete</w:t>
      </w:r>
      <w:proofErr w:type="spellEnd"/>
      <w:r w:rsidRPr="008808A8">
        <w:rPr>
          <w:sz w:val="28"/>
          <w:szCs w:val="28"/>
        </w:rPr>
        <w:t xml:space="preserve"> function with an existing display only column</w:t>
      </w:r>
      <w:r w:rsidR="00E94ADF">
        <w:rPr>
          <w:sz w:val="28"/>
          <w:szCs w:val="28"/>
        </w:rPr>
        <w:t xml:space="preserve"> </w:t>
      </w:r>
      <w:r w:rsidR="00B1189E">
        <w:rPr>
          <w:sz w:val="28"/>
          <w:szCs w:val="28"/>
        </w:rPr>
        <w:t xml:space="preserve">– </w:t>
      </w:r>
      <w:r w:rsidR="00E94ADF">
        <w:rPr>
          <w:sz w:val="28"/>
          <w:szCs w:val="28"/>
        </w:rPr>
        <w:t>EMPNO_DISPLAY</w:t>
      </w:r>
      <w:r w:rsidRPr="008808A8">
        <w:rPr>
          <w:sz w:val="28"/>
          <w:szCs w:val="28"/>
        </w:rPr>
        <w:t>. This function will have four input parameters for:</w:t>
      </w:r>
    </w:p>
    <w:p w14:paraId="3E5289D7" w14:textId="77777777" w:rsidR="00985819" w:rsidRDefault="00985819" w:rsidP="00985819">
      <w:pPr>
        <w:pStyle w:val="ListBulletSub"/>
      </w:pPr>
      <w:r>
        <w:t>The referenced item for which we create this autocomplete list</w:t>
      </w:r>
    </w:p>
    <w:p w14:paraId="7F7EC7F5" w14:textId="77777777" w:rsidR="00985819" w:rsidRDefault="00985819" w:rsidP="00985819">
      <w:pPr>
        <w:pStyle w:val="ListBulletSub"/>
        <w:numPr>
          <w:ilvl w:val="0"/>
          <w:numId w:val="0"/>
        </w:numPr>
        <w:ind w:left="720"/>
      </w:pPr>
      <w:r w:rsidRPr="00985819">
        <w:rPr>
          <w:rStyle w:val="CodeCharacterInline"/>
          <w:rFonts w:eastAsiaTheme="minorHAnsi"/>
          <w:sz w:val="20"/>
          <w:szCs w:val="20"/>
          <w:highlight w:val="white"/>
        </w:rPr>
        <w:t>f04</w:t>
      </w:r>
    </w:p>
    <w:p w14:paraId="3DC9ED74" w14:textId="77777777" w:rsidR="00985819" w:rsidRDefault="00985819" w:rsidP="00985819">
      <w:pPr>
        <w:pStyle w:val="ListBulletSub"/>
      </w:pPr>
      <w:r>
        <w:t>Row number for the current row.</w:t>
      </w:r>
    </w:p>
    <w:p w14:paraId="06A740E7" w14:textId="77777777" w:rsidR="00985819" w:rsidRDefault="00985819" w:rsidP="00985819">
      <w:pPr>
        <w:pStyle w:val="ListBulletSub"/>
      </w:pPr>
      <w:r>
        <w:t>The width in pixel for our select list.</w:t>
      </w:r>
    </w:p>
    <w:p w14:paraId="59719583" w14:textId="77777777" w:rsidR="00985819" w:rsidRDefault="00985819" w:rsidP="00985819">
      <w:pPr>
        <w:pStyle w:val="ListBulletSub"/>
      </w:pPr>
      <w:r>
        <w:t>The name of the corresponding On Demand process.</w:t>
      </w:r>
    </w:p>
    <w:p w14:paraId="7581BA3F" w14:textId="77777777" w:rsidR="00E94ADF" w:rsidRDefault="00E94ADF" w:rsidP="00AC787F">
      <w:pPr>
        <w:pStyle w:val="ListBulletSub"/>
        <w:numPr>
          <w:ilvl w:val="0"/>
          <w:numId w:val="0"/>
        </w:numPr>
        <w:rPr>
          <w:sz w:val="28"/>
          <w:szCs w:val="28"/>
        </w:rPr>
      </w:pPr>
    </w:p>
    <w:p w14:paraId="0CD3062A" w14:textId="77777777" w:rsidR="000543B6" w:rsidRPr="008808A8" w:rsidRDefault="003C33AD" w:rsidP="00AC787F">
      <w:pPr>
        <w:pStyle w:val="ListBulletSub"/>
        <w:numPr>
          <w:ilvl w:val="0"/>
          <w:numId w:val="0"/>
        </w:numPr>
        <w:rPr>
          <w:sz w:val="28"/>
          <w:szCs w:val="28"/>
        </w:rPr>
      </w:pPr>
      <w:r w:rsidRPr="008808A8">
        <w:rPr>
          <w:sz w:val="28"/>
          <w:szCs w:val="28"/>
        </w:rPr>
        <w:t xml:space="preserve">For the On Demand process – </w:t>
      </w:r>
      <w:proofErr w:type="spellStart"/>
      <w:r w:rsidRPr="008808A8">
        <w:rPr>
          <w:sz w:val="28"/>
          <w:szCs w:val="28"/>
        </w:rPr>
        <w:t>get_job</w:t>
      </w:r>
      <w:proofErr w:type="spellEnd"/>
      <w:r w:rsidRPr="008808A8">
        <w:rPr>
          <w:sz w:val="28"/>
          <w:szCs w:val="28"/>
        </w:rPr>
        <w:t>, we will use a simple PL/SQL block:</w:t>
      </w:r>
    </w:p>
    <w:p w14:paraId="16A035BA" w14:textId="77777777" w:rsidR="003C33AD" w:rsidRDefault="003C33AD" w:rsidP="003C33AD">
      <w:pPr>
        <w:pStyle w:val="ListBulletSub"/>
        <w:numPr>
          <w:ilvl w:val="0"/>
          <w:numId w:val="0"/>
        </w:numPr>
        <w:rPr>
          <w:rStyle w:val="CodeCharacterInline"/>
          <w:sz w:val="20"/>
          <w:szCs w:val="20"/>
        </w:rPr>
      </w:pPr>
    </w:p>
    <w:p w14:paraId="1B39EA74" w14:textId="77777777" w:rsidR="003C33AD" w:rsidRPr="003C33AD" w:rsidRDefault="003C33AD" w:rsidP="00816FF6">
      <w:pPr>
        <w:pStyle w:val="ListBulletSub"/>
        <w:numPr>
          <w:ilvl w:val="0"/>
          <w:numId w:val="0"/>
        </w:numPr>
        <w:spacing w:before="0" w:after="0"/>
        <w:rPr>
          <w:rStyle w:val="CodeCharacterInline"/>
          <w:rFonts w:eastAsiaTheme="minorHAnsi"/>
          <w:sz w:val="20"/>
          <w:szCs w:val="20"/>
        </w:rPr>
      </w:pPr>
      <w:r>
        <w:rPr>
          <w:rStyle w:val="CodeCharacterInline"/>
          <w:rFonts w:eastAsiaTheme="minorHAnsi"/>
          <w:sz w:val="20"/>
          <w:szCs w:val="20"/>
        </w:rPr>
        <w:t>B</w:t>
      </w:r>
      <w:r w:rsidRPr="003C33AD">
        <w:rPr>
          <w:rStyle w:val="CodeCharacterInline"/>
          <w:rFonts w:eastAsiaTheme="minorHAnsi"/>
          <w:sz w:val="20"/>
          <w:szCs w:val="20"/>
        </w:rPr>
        <w:t>EGIN</w:t>
      </w:r>
    </w:p>
    <w:p w14:paraId="17E41B5E" w14:textId="77777777" w:rsidR="003C33AD" w:rsidRPr="003C33AD" w:rsidRDefault="003C33AD" w:rsidP="00816FF6">
      <w:pPr>
        <w:pStyle w:val="ListBulletSub"/>
        <w:numPr>
          <w:ilvl w:val="0"/>
          <w:numId w:val="0"/>
        </w:numPr>
        <w:spacing w:before="0" w:after="0"/>
        <w:ind w:left="360"/>
        <w:rPr>
          <w:rStyle w:val="CodeCharacterInline"/>
          <w:rFonts w:eastAsiaTheme="minorHAnsi"/>
          <w:sz w:val="20"/>
          <w:szCs w:val="20"/>
        </w:rPr>
      </w:pPr>
      <w:r w:rsidRPr="003C33AD">
        <w:rPr>
          <w:rStyle w:val="CodeCharacterInline"/>
          <w:rFonts w:eastAsiaTheme="minorHAnsi"/>
          <w:sz w:val="20"/>
          <w:szCs w:val="20"/>
        </w:rPr>
        <w:t>tab_form_emp_pkg.get_job;</w:t>
      </w:r>
    </w:p>
    <w:p w14:paraId="24FA939B" w14:textId="77777777" w:rsidR="003C33AD" w:rsidRDefault="003C33AD" w:rsidP="00816FF6">
      <w:pPr>
        <w:pStyle w:val="ListBulletSub"/>
        <w:numPr>
          <w:ilvl w:val="0"/>
          <w:numId w:val="0"/>
        </w:numPr>
        <w:spacing w:before="0" w:after="0"/>
        <w:rPr>
          <w:rStyle w:val="CodeCharacterInline"/>
          <w:rFonts w:eastAsiaTheme="minorHAnsi"/>
          <w:sz w:val="20"/>
          <w:szCs w:val="20"/>
        </w:rPr>
      </w:pPr>
      <w:r w:rsidRPr="003C33AD">
        <w:rPr>
          <w:rStyle w:val="CodeCharacterInline"/>
          <w:rFonts w:eastAsiaTheme="minorHAnsi"/>
          <w:sz w:val="20"/>
          <w:szCs w:val="20"/>
        </w:rPr>
        <w:t>END;</w:t>
      </w:r>
    </w:p>
    <w:p w14:paraId="3BFD6C76" w14:textId="77777777" w:rsidR="003C33AD" w:rsidRDefault="003C33AD" w:rsidP="003C33AD">
      <w:pPr>
        <w:pStyle w:val="ListBulletSub"/>
        <w:numPr>
          <w:ilvl w:val="0"/>
          <w:numId w:val="0"/>
        </w:numPr>
      </w:pPr>
    </w:p>
    <w:p w14:paraId="0436CBD4" w14:textId="77777777" w:rsidR="003C33AD" w:rsidRPr="008808A8" w:rsidRDefault="003C33AD" w:rsidP="00AC787F">
      <w:pPr>
        <w:pStyle w:val="ListBulletSub"/>
        <w:numPr>
          <w:ilvl w:val="0"/>
          <w:numId w:val="0"/>
        </w:numPr>
        <w:rPr>
          <w:sz w:val="28"/>
          <w:szCs w:val="28"/>
        </w:rPr>
      </w:pPr>
      <w:r w:rsidRPr="008808A8">
        <w:rPr>
          <w:sz w:val="28"/>
          <w:szCs w:val="28"/>
        </w:rPr>
        <w:t>Finally, let’s modify the HTML Expression of the Tabular Form column JOB to:</w:t>
      </w:r>
    </w:p>
    <w:p w14:paraId="45363924" w14:textId="77777777" w:rsidR="003C33AD" w:rsidRDefault="003C33AD" w:rsidP="00AC787F">
      <w:pPr>
        <w:pStyle w:val="ListBulletSub"/>
        <w:numPr>
          <w:ilvl w:val="0"/>
          <w:numId w:val="0"/>
        </w:numPr>
      </w:pPr>
    </w:p>
    <w:p w14:paraId="4C3AEB9A" w14:textId="77777777" w:rsidR="003C33AD" w:rsidRDefault="003C33AD" w:rsidP="00AC787F">
      <w:pPr>
        <w:pStyle w:val="ListBulletSub"/>
        <w:numPr>
          <w:ilvl w:val="0"/>
          <w:numId w:val="0"/>
        </w:numPr>
        <w:rPr>
          <w:rStyle w:val="CodeCharacterInline"/>
          <w:sz w:val="20"/>
          <w:szCs w:val="20"/>
        </w:rPr>
      </w:pPr>
      <w:r w:rsidRPr="003C33AD">
        <w:rPr>
          <w:rStyle w:val="CodeCharacterInline"/>
          <w:sz w:val="20"/>
          <w:szCs w:val="20"/>
        </w:rPr>
        <w:t>&lt;input type="text" id="f04_#ROWNUM#" value="#JOB#" maxlength="2000" size="12" name="f04" autocomplete="off" class="ac_input"&gt;</w:t>
      </w:r>
    </w:p>
    <w:p w14:paraId="0B6D3E67" w14:textId="77777777" w:rsidR="00190981" w:rsidRDefault="00190981" w:rsidP="00AC787F">
      <w:pPr>
        <w:pStyle w:val="ListBulletSub"/>
        <w:numPr>
          <w:ilvl w:val="0"/>
          <w:numId w:val="0"/>
        </w:numPr>
        <w:rPr>
          <w:rStyle w:val="CodeCharacterInline"/>
          <w:sz w:val="20"/>
          <w:szCs w:val="20"/>
        </w:rPr>
      </w:pPr>
    </w:p>
    <w:p w14:paraId="78FFA585" w14:textId="77777777" w:rsidR="003C33AD" w:rsidRPr="00190981" w:rsidRDefault="00190981" w:rsidP="00AC787F">
      <w:pPr>
        <w:pStyle w:val="ListBulletSub"/>
        <w:numPr>
          <w:ilvl w:val="0"/>
          <w:numId w:val="0"/>
        </w:numPr>
        <w:rPr>
          <w:sz w:val="28"/>
          <w:szCs w:val="28"/>
        </w:rPr>
      </w:pPr>
      <w:r>
        <w:rPr>
          <w:sz w:val="28"/>
          <w:szCs w:val="28"/>
        </w:rPr>
        <w:t>We will also need to change the Column Properties for the column EMPNO_DISPLAY from “Display as Text…” to “Standard Report Column”.</w:t>
      </w:r>
    </w:p>
    <w:p w14:paraId="027DD0B0" w14:textId="77777777" w:rsidR="000543B6" w:rsidRPr="008808A8" w:rsidRDefault="003C33AD" w:rsidP="00AC787F">
      <w:pPr>
        <w:pStyle w:val="ListBulletSub"/>
        <w:numPr>
          <w:ilvl w:val="0"/>
          <w:numId w:val="0"/>
        </w:numPr>
        <w:rPr>
          <w:sz w:val="28"/>
          <w:szCs w:val="28"/>
        </w:rPr>
      </w:pPr>
      <w:r w:rsidRPr="008808A8">
        <w:rPr>
          <w:sz w:val="28"/>
          <w:szCs w:val="28"/>
        </w:rPr>
        <w:t xml:space="preserve">If we now run </w:t>
      </w:r>
      <w:r w:rsidR="00190981">
        <w:rPr>
          <w:sz w:val="28"/>
          <w:szCs w:val="28"/>
        </w:rPr>
        <w:t>the</w:t>
      </w:r>
      <w:r w:rsidRPr="008808A8">
        <w:rPr>
          <w:sz w:val="28"/>
          <w:szCs w:val="28"/>
        </w:rPr>
        <w:t xml:space="preserve"> </w:t>
      </w:r>
      <w:proofErr w:type="gramStart"/>
      <w:r w:rsidRPr="008808A8">
        <w:rPr>
          <w:sz w:val="28"/>
          <w:szCs w:val="28"/>
        </w:rPr>
        <w:t>page,</w:t>
      </w:r>
      <w:proofErr w:type="gramEnd"/>
      <w:r w:rsidRPr="008808A8">
        <w:rPr>
          <w:sz w:val="28"/>
          <w:szCs w:val="28"/>
        </w:rPr>
        <w:t xml:space="preserve"> edit the JOB column and start typing, we should get a similar result to the one in the following figure:</w:t>
      </w:r>
    </w:p>
    <w:p w14:paraId="2FBB9CAC" w14:textId="77777777" w:rsidR="003C33AD" w:rsidRDefault="003C33AD" w:rsidP="00AC787F">
      <w:pPr>
        <w:pStyle w:val="ListBulletSub"/>
        <w:numPr>
          <w:ilvl w:val="0"/>
          <w:numId w:val="0"/>
        </w:numPr>
      </w:pPr>
    </w:p>
    <w:p w14:paraId="4B7636D2" w14:textId="77777777" w:rsidR="000543B6" w:rsidRDefault="0033220D" w:rsidP="00AC787F">
      <w:pPr>
        <w:pStyle w:val="ListBulletSub"/>
        <w:numPr>
          <w:ilvl w:val="0"/>
          <w:numId w:val="0"/>
        </w:numPr>
      </w:pPr>
      <w:r>
        <w:rPr>
          <w:noProof/>
        </w:rPr>
        <w:drawing>
          <wp:inline distT="0" distB="0" distL="0" distR="0" wp14:anchorId="3ED2B115" wp14:editId="33E04547">
            <wp:extent cx="5184140" cy="1518976"/>
            <wp:effectExtent l="0" t="0" r="0"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84140" cy="1518976"/>
                    </a:xfrm>
                    <a:prstGeom prst="rect">
                      <a:avLst/>
                    </a:prstGeom>
                  </pic:spPr>
                </pic:pic>
              </a:graphicData>
            </a:graphic>
          </wp:inline>
        </w:drawing>
      </w:r>
    </w:p>
    <w:p w14:paraId="1121F9F2" w14:textId="77777777" w:rsidR="000543B6" w:rsidRDefault="0033220D" w:rsidP="00AC787F">
      <w:pPr>
        <w:pStyle w:val="ListBulletSub"/>
        <w:numPr>
          <w:ilvl w:val="0"/>
          <w:numId w:val="0"/>
        </w:numPr>
      </w:pPr>
      <w:r>
        <w:rPr>
          <w:noProof/>
        </w:rPr>
        <mc:AlternateContent>
          <mc:Choice Requires="wps">
            <w:drawing>
              <wp:anchor distT="0" distB="0" distL="114300" distR="114300" simplePos="0" relativeHeight="251814912" behindDoc="0" locked="0" layoutInCell="1" allowOverlap="1" wp14:anchorId="3DCE75AE" wp14:editId="34857997">
                <wp:simplePos x="0" y="0"/>
                <wp:positionH relativeFrom="column">
                  <wp:posOffset>730250</wp:posOffset>
                </wp:positionH>
                <wp:positionV relativeFrom="paragraph">
                  <wp:posOffset>191770</wp:posOffset>
                </wp:positionV>
                <wp:extent cx="4265295" cy="514350"/>
                <wp:effectExtent l="0" t="0" r="1905" b="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8458F8" w14:textId="77777777" w:rsidR="0062523E" w:rsidRPr="00EC0BA1" w:rsidRDefault="0062523E" w:rsidP="0033220D">
                            <w:pPr>
                              <w:pStyle w:val="FigureCaption"/>
                            </w:pPr>
                            <w:r>
                              <w:t>Figure 3.35: Tabular Form – Autocomplete on JOB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0" type="#_x0000_t202" style="position:absolute;margin-left:57.5pt;margin-top:15.1pt;width:335.85pt;height:4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" stroked="f">
                <v:textbox inset="0,0,0,0">
                  <w:txbxContent>
                    <w:p w:rsidR="00A97698" w:rsidRPr="00EC0BA1" w:rsidRDefault="00A97698" w:rsidP="0033220D">
                      <w:pPr>
                        <w:pStyle w:val="FigureCaption"/>
                      </w:pPr>
                      <w:r>
                        <w:t>Figure 3.35: Tabular Form – Autocomplete on JOB column</w:t>
                      </w:r>
                    </w:p>
                  </w:txbxContent>
                </v:textbox>
                <w10:wrap type="topAndBottom"/>
              </v:shape>
            </w:pict>
          </mc:Fallback>
        </mc:AlternateContent>
      </w:r>
    </w:p>
    <w:p w14:paraId="5F7E82B8" w14:textId="77777777" w:rsidR="0033220D" w:rsidRPr="00BB3CCA" w:rsidRDefault="0033220D" w:rsidP="0033220D">
      <w:pPr>
        <w:pStyle w:val="Heading2"/>
      </w:pPr>
      <w:r>
        <w:t>Autocomplete Returning Key Value</w:t>
      </w:r>
    </w:p>
    <w:p w14:paraId="1369A377" w14:textId="77777777" w:rsidR="000543B6" w:rsidRDefault="0033220D" w:rsidP="0033220D">
      <w:pPr>
        <w:pStyle w:val="ListBulletSub"/>
        <w:numPr>
          <w:ilvl w:val="0"/>
          <w:numId w:val="0"/>
        </w:numPr>
        <w:rPr>
          <w:sz w:val="28"/>
          <w:szCs w:val="28"/>
        </w:rPr>
      </w:pPr>
      <w:r>
        <w:rPr>
          <w:sz w:val="28"/>
          <w:szCs w:val="28"/>
        </w:rPr>
        <w:t xml:space="preserve">The following example is based on what we examined in the previous </w:t>
      </w:r>
      <w:r w:rsidR="009620DC">
        <w:rPr>
          <w:sz w:val="28"/>
          <w:szCs w:val="28"/>
        </w:rPr>
        <w:t>one</w:t>
      </w:r>
      <w:r>
        <w:rPr>
          <w:sz w:val="28"/>
          <w:szCs w:val="28"/>
        </w:rPr>
        <w:t xml:space="preserve"> with </w:t>
      </w:r>
      <w:r w:rsidR="009620DC">
        <w:rPr>
          <w:sz w:val="28"/>
          <w:szCs w:val="28"/>
        </w:rPr>
        <w:t>one</w:t>
      </w:r>
      <w:r>
        <w:rPr>
          <w:sz w:val="28"/>
          <w:szCs w:val="28"/>
        </w:rPr>
        <w:t xml:space="preserve"> addition – we will need to show an autocomplete select list and upon selection return </w:t>
      </w:r>
      <w:r w:rsidR="00B1189E">
        <w:rPr>
          <w:sz w:val="28"/>
          <w:szCs w:val="28"/>
        </w:rPr>
        <w:t>a</w:t>
      </w:r>
      <w:r>
        <w:rPr>
          <w:sz w:val="28"/>
          <w:szCs w:val="28"/>
        </w:rPr>
        <w:t xml:space="preserve"> key value into another column. EMP table has a column MGR showing the manager</w:t>
      </w:r>
      <w:r w:rsidR="00B70146">
        <w:rPr>
          <w:sz w:val="28"/>
          <w:szCs w:val="28"/>
        </w:rPr>
        <w:t>’s</w:t>
      </w:r>
      <w:r>
        <w:rPr>
          <w:sz w:val="28"/>
          <w:szCs w:val="28"/>
        </w:rPr>
        <w:t xml:space="preserve"> ID. We will create an additional column showing manager names </w:t>
      </w:r>
      <w:r w:rsidR="00B70146">
        <w:rPr>
          <w:sz w:val="28"/>
          <w:szCs w:val="28"/>
        </w:rPr>
        <w:t xml:space="preserve">(MGR </w:t>
      </w:r>
      <w:proofErr w:type="gramStart"/>
      <w:r w:rsidR="00B70146">
        <w:rPr>
          <w:sz w:val="28"/>
          <w:szCs w:val="28"/>
        </w:rPr>
        <w:t>SEARCH )</w:t>
      </w:r>
      <w:proofErr w:type="gramEnd"/>
      <w:r w:rsidR="00B70146">
        <w:rPr>
          <w:sz w:val="28"/>
          <w:szCs w:val="28"/>
        </w:rPr>
        <w:t xml:space="preserve"> </w:t>
      </w:r>
      <w:r>
        <w:rPr>
          <w:sz w:val="28"/>
          <w:szCs w:val="28"/>
        </w:rPr>
        <w:t xml:space="preserve">and </w:t>
      </w:r>
      <w:r w:rsidR="00B70146">
        <w:rPr>
          <w:sz w:val="28"/>
          <w:szCs w:val="28"/>
        </w:rPr>
        <w:t xml:space="preserve">parse the selected manager’s ID into the MGR column. </w:t>
      </w:r>
    </w:p>
    <w:p w14:paraId="56B0BECE" w14:textId="77777777" w:rsidR="00B70146" w:rsidRDefault="00B70146" w:rsidP="0033220D">
      <w:pPr>
        <w:pStyle w:val="ListBulletSub"/>
        <w:numPr>
          <w:ilvl w:val="0"/>
          <w:numId w:val="0"/>
        </w:numPr>
        <w:rPr>
          <w:sz w:val="28"/>
          <w:szCs w:val="28"/>
        </w:rPr>
      </w:pPr>
      <w:r>
        <w:rPr>
          <w:sz w:val="28"/>
          <w:szCs w:val="28"/>
        </w:rPr>
        <w:t>For this, we will need two additional functions and a procedure in our package:</w:t>
      </w:r>
    </w:p>
    <w:p w14:paraId="5594D5FA" w14:textId="77777777" w:rsidR="00B70146" w:rsidRDefault="00B70146" w:rsidP="00B70146">
      <w:pPr>
        <w:pStyle w:val="ListBulletSub"/>
      </w:pPr>
      <w:r>
        <w:t>Procedure for creating a list of managers based on the EMP table and the selected manager used for the On Demand process.</w:t>
      </w:r>
    </w:p>
    <w:p w14:paraId="49E1BC4D" w14:textId="77777777" w:rsidR="00B70146" w:rsidRDefault="00B70146" w:rsidP="00B70146">
      <w:pPr>
        <w:pStyle w:val="ListBulletSub"/>
      </w:pPr>
      <w:r>
        <w:t xml:space="preserve">Function for generating </w:t>
      </w:r>
      <w:proofErr w:type="spellStart"/>
      <w:r w:rsidR="00B1189E">
        <w:t>javascript</w:t>
      </w:r>
      <w:proofErr w:type="spellEnd"/>
      <w:r>
        <w:t xml:space="preserve">. This function will </w:t>
      </w:r>
      <w:r w:rsidR="00B1189E">
        <w:t xml:space="preserve">also </w:t>
      </w:r>
      <w:r>
        <w:t xml:space="preserve">create an additional text </w:t>
      </w:r>
      <w:r w:rsidR="00B1189E">
        <w:t>item</w:t>
      </w:r>
      <w:r>
        <w:t xml:space="preserve"> used for the autocomplete list. We will assign the array 50 to it.</w:t>
      </w:r>
    </w:p>
    <w:p w14:paraId="74019FB3" w14:textId="77777777" w:rsidR="00B70146" w:rsidRDefault="00B70146" w:rsidP="00B70146">
      <w:pPr>
        <w:pStyle w:val="ListBulletSub"/>
      </w:pPr>
      <w:r>
        <w:lastRenderedPageBreak/>
        <w:t>Additional function for returning ENAME from the EMP table for the existing MGR entries in the EMP table.</w:t>
      </w:r>
    </w:p>
    <w:p w14:paraId="7D588C09" w14:textId="77777777" w:rsidR="00B70146" w:rsidRDefault="00B70146" w:rsidP="0033220D">
      <w:pPr>
        <w:pStyle w:val="ListBulletSub"/>
        <w:numPr>
          <w:ilvl w:val="0"/>
          <w:numId w:val="0"/>
        </w:numPr>
      </w:pPr>
    </w:p>
    <w:p w14:paraId="490138C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FUNCTION get_manager_for_id (p_mgr IN NUMBER)</w:t>
      </w:r>
    </w:p>
    <w:p w14:paraId="4EEBAF0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RETURN VARCHAR2;</w:t>
      </w:r>
    </w:p>
    <w:p w14:paraId="42A5F0F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p>
    <w:p w14:paraId="731901C6" w14:textId="77777777" w:rsidR="000543B6" w:rsidRPr="00B70146" w:rsidRDefault="00B70146" w:rsidP="00B70146">
      <w:pPr>
        <w:pStyle w:val="ListBulletSub"/>
        <w:numPr>
          <w:ilvl w:val="0"/>
          <w:numId w:val="0"/>
        </w:numPr>
        <w:rPr>
          <w:rStyle w:val="CodeCharacterInline"/>
          <w:rFonts w:eastAsiaTheme="minorHAnsi"/>
          <w:sz w:val="20"/>
          <w:szCs w:val="20"/>
        </w:rPr>
      </w:pPr>
      <w:r w:rsidRPr="00B70146">
        <w:rPr>
          <w:rStyle w:val="CodeCharacterInline"/>
          <w:rFonts w:eastAsiaTheme="minorHAnsi"/>
          <w:sz w:val="20"/>
          <w:szCs w:val="20"/>
          <w:highlight w:val="white"/>
        </w:rPr>
        <w:t xml:space="preserve">   PROCEDURE get_manager;</w:t>
      </w:r>
    </w:p>
    <w:p w14:paraId="2165F9EC" w14:textId="77777777" w:rsidR="00B70146" w:rsidRPr="00B70146" w:rsidRDefault="00B70146" w:rsidP="00B70146">
      <w:pPr>
        <w:pStyle w:val="ListBulletSub"/>
        <w:numPr>
          <w:ilvl w:val="0"/>
          <w:numId w:val="0"/>
        </w:numPr>
        <w:rPr>
          <w:rStyle w:val="CodeCharacterInline"/>
          <w:rFonts w:eastAsiaTheme="minorHAnsi"/>
          <w:sz w:val="20"/>
          <w:szCs w:val="20"/>
        </w:rPr>
      </w:pPr>
    </w:p>
    <w:p w14:paraId="6031A94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FUNCTION get_autocomplete_key (</w:t>
      </w:r>
    </w:p>
    <w:p w14:paraId="6C37DAC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p_value        IN   VARCHAR2,</w:t>
      </w:r>
    </w:p>
    <w:p w14:paraId="35D0601B"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p_key_item     IN   VARCHAR2,</w:t>
      </w:r>
    </w:p>
    <w:p w14:paraId="1603A9A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p_rownum       IN   VARCHAR2,</w:t>
      </w:r>
    </w:p>
    <w:p w14:paraId="258F335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p_width        IN   NUMBER,</w:t>
      </w:r>
    </w:p>
    <w:p w14:paraId="01B1971B"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p_process      IN   VARCHAR2,</w:t>
      </w:r>
    </w:p>
    <w:p w14:paraId="14FE9C0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p_max_length   IN   NUMBER DEFAULT 80,</w:t>
      </w:r>
    </w:p>
    <w:p w14:paraId="06B3D13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p_size         IN   NUMBER DEFAULT 80</w:t>
      </w:r>
    </w:p>
    <w:p w14:paraId="3B6E2FA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w:t>
      </w:r>
    </w:p>
    <w:p w14:paraId="0D27F3FD" w14:textId="77777777" w:rsidR="00B70146" w:rsidRPr="00B70146" w:rsidRDefault="00B70146" w:rsidP="00B70146">
      <w:pPr>
        <w:pStyle w:val="ListBulletSub"/>
        <w:numPr>
          <w:ilvl w:val="0"/>
          <w:numId w:val="0"/>
        </w:numPr>
        <w:rPr>
          <w:rStyle w:val="CodeCharacterInline"/>
          <w:rFonts w:eastAsiaTheme="minorHAnsi"/>
          <w:sz w:val="20"/>
          <w:szCs w:val="20"/>
        </w:rPr>
      </w:pPr>
      <w:r w:rsidRPr="00B70146">
        <w:rPr>
          <w:rStyle w:val="CodeCharacterInline"/>
          <w:rFonts w:eastAsiaTheme="minorHAnsi"/>
          <w:sz w:val="20"/>
          <w:szCs w:val="20"/>
          <w:highlight w:val="white"/>
        </w:rPr>
        <w:t xml:space="preserve">      RETURN VARCHAR2;</w:t>
      </w:r>
    </w:p>
    <w:p w14:paraId="50C7F937" w14:textId="77777777" w:rsidR="00B70146" w:rsidRPr="00B70146" w:rsidRDefault="00B70146" w:rsidP="00B70146">
      <w:pPr>
        <w:pStyle w:val="ListBulletSub"/>
        <w:numPr>
          <w:ilvl w:val="0"/>
          <w:numId w:val="0"/>
        </w:numPr>
        <w:rPr>
          <w:rStyle w:val="CodeCharacterInline"/>
          <w:rFonts w:eastAsiaTheme="minorHAnsi"/>
          <w:sz w:val="20"/>
          <w:szCs w:val="20"/>
        </w:rPr>
      </w:pPr>
    </w:p>
    <w:p w14:paraId="22B097B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FUNCTION get_manager_for_id (p_mgr IN NUMBER)</w:t>
      </w:r>
    </w:p>
    <w:p w14:paraId="6BB7F33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RETURN VARCHAR2</w:t>
      </w:r>
    </w:p>
    <w:p w14:paraId="0AFA21E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IS</w:t>
      </w:r>
    </w:p>
    <w:p w14:paraId="38F3794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v_ename   emp.ename%TYPE;</w:t>
      </w:r>
    </w:p>
    <w:p w14:paraId="6F7F806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BEGIN</w:t>
      </w:r>
    </w:p>
    <w:p w14:paraId="096D44A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FOR c IN (SELECT ename</w:t>
      </w:r>
    </w:p>
    <w:p w14:paraId="3FEEDFA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FROM emp</w:t>
      </w:r>
    </w:p>
    <w:p w14:paraId="4A06091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WHERE empno = p_mgr)</w:t>
      </w:r>
    </w:p>
    <w:p w14:paraId="64979CE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LOOP</w:t>
      </w:r>
    </w:p>
    <w:p w14:paraId="276A68A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v_ename := c.ename;</w:t>
      </w:r>
    </w:p>
    <w:p w14:paraId="383DFE1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END LOOP;</w:t>
      </w:r>
    </w:p>
    <w:p w14:paraId="3D49013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p>
    <w:p w14:paraId="34C0341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RETURN v_ename;</w:t>
      </w:r>
    </w:p>
    <w:p w14:paraId="4C9ADDB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END get_manager_for_id;</w:t>
      </w:r>
    </w:p>
    <w:p w14:paraId="6C37EE3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p>
    <w:p w14:paraId="38BAE48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PROCEDURE get_manager</w:t>
      </w:r>
    </w:p>
    <w:p w14:paraId="74DD4D5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IS</w:t>
      </w:r>
    </w:p>
    <w:p w14:paraId="68EC844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v_search   VARCHAR2 (255);</w:t>
      </w:r>
    </w:p>
    <w:p w14:paraId="549A8B7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v_output   VARCHAR2 (400);</w:t>
      </w:r>
    </w:p>
    <w:p w14:paraId="47E4B2D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BEGIN</w:t>
      </w:r>
    </w:p>
    <w:p w14:paraId="2BACAEF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EXECUTE IMMEDIATE 'alter session set NLS_SORT=BINARY_CI';</w:t>
      </w:r>
    </w:p>
    <w:p w14:paraId="1AC094D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p>
    <w:p w14:paraId="691BD46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EXECUTE IMMEDIATE 'alter session set NLS_COMP=LINGUISTIC';</w:t>
      </w:r>
    </w:p>
    <w:p w14:paraId="6BB03F6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p>
    <w:p w14:paraId="637CE69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v_search := REPLACE (wwv_flow.g_x01, '*', '%');</w:t>
      </w:r>
    </w:p>
    <w:p w14:paraId="49A669FF"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p>
    <w:p w14:paraId="103D384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FOR i IN (SELECT ename, empno</w:t>
      </w:r>
    </w:p>
    <w:p w14:paraId="17A3B63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FROM emp</w:t>
      </w:r>
    </w:p>
    <w:p w14:paraId="7E91E99D" w14:textId="77777777" w:rsidR="00283C33"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WHERE ename LIKE '%' || v_search || '%'</w:t>
      </w:r>
    </w:p>
    <w:p w14:paraId="3EBC2E7C" w14:textId="77777777" w:rsidR="00B70146" w:rsidRPr="00283C33" w:rsidRDefault="00283C33" w:rsidP="00B70146">
      <w:pPr>
        <w:autoSpaceDE w:val="0"/>
        <w:autoSpaceDN w:val="0"/>
        <w:adjustRightInd w:val="0"/>
        <w:spacing w:after="0"/>
        <w:rPr>
          <w:rStyle w:val="CodeCharacterInline"/>
          <w:rFonts w:eastAsiaTheme="minorHAnsi"/>
          <w:sz w:val="20"/>
          <w:szCs w:val="20"/>
          <w:highlight w:val="white"/>
        </w:rPr>
      </w:pPr>
      <w:r w:rsidRPr="00283C33">
        <w:rPr>
          <w:rStyle w:val="CodeCharacterInline"/>
          <w:rFonts w:eastAsiaTheme="minorHAnsi"/>
          <w:sz w:val="20"/>
          <w:szCs w:val="20"/>
          <w:highlight w:val="white"/>
        </w:rPr>
        <w:lastRenderedPageBreak/>
        <w:t xml:space="preserve">                   AND empno IN (SELECT mgr FROM emp))</w:t>
      </w:r>
    </w:p>
    <w:p w14:paraId="54502E0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LOOP</w:t>
      </w:r>
    </w:p>
    <w:p w14:paraId="23029A5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v_output := i.ename || '|' || i.empno;</w:t>
      </w:r>
    </w:p>
    <w:p w14:paraId="35E890C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HTP.p (v_output);</w:t>
      </w:r>
    </w:p>
    <w:p w14:paraId="360684C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END LOOP;</w:t>
      </w:r>
    </w:p>
    <w:p w14:paraId="3320640A" w14:textId="77777777" w:rsidR="00B70146" w:rsidRPr="00B70146" w:rsidRDefault="00B70146" w:rsidP="00B70146">
      <w:pPr>
        <w:pStyle w:val="ListBulletSub"/>
        <w:numPr>
          <w:ilvl w:val="0"/>
          <w:numId w:val="0"/>
        </w:numPr>
        <w:rPr>
          <w:rStyle w:val="CodeCharacterInline"/>
          <w:rFonts w:eastAsiaTheme="minorHAnsi"/>
          <w:sz w:val="20"/>
          <w:szCs w:val="20"/>
        </w:rPr>
      </w:pPr>
      <w:r w:rsidRPr="00B70146">
        <w:rPr>
          <w:rStyle w:val="CodeCharacterInline"/>
          <w:rFonts w:eastAsiaTheme="minorHAnsi"/>
          <w:sz w:val="20"/>
          <w:szCs w:val="20"/>
          <w:highlight w:val="white"/>
        </w:rPr>
        <w:t xml:space="preserve">   END get_manager;</w:t>
      </w:r>
    </w:p>
    <w:p w14:paraId="7CAAB1BD" w14:textId="77777777" w:rsidR="00B70146" w:rsidRPr="00B70146" w:rsidRDefault="00B70146" w:rsidP="00B70146">
      <w:pPr>
        <w:pStyle w:val="ListBulletSub"/>
        <w:numPr>
          <w:ilvl w:val="0"/>
          <w:numId w:val="0"/>
        </w:numPr>
        <w:rPr>
          <w:rStyle w:val="CodeCharacterInline"/>
          <w:rFonts w:eastAsiaTheme="minorHAnsi"/>
          <w:sz w:val="20"/>
          <w:szCs w:val="20"/>
        </w:rPr>
      </w:pPr>
    </w:p>
    <w:p w14:paraId="3B71A54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FUNCTION get_autocomplete_key (</w:t>
      </w:r>
    </w:p>
    <w:p w14:paraId="11DDA9B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p_value        IN   VARCHAR2,</w:t>
      </w:r>
    </w:p>
    <w:p w14:paraId="7FC4E26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p_key_item     IN   VARCHAR2,</w:t>
      </w:r>
    </w:p>
    <w:p w14:paraId="3F2DFB6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p_rownum       IN   VARCHAR2,</w:t>
      </w:r>
    </w:p>
    <w:p w14:paraId="62129FF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p_width        IN   NUMBER,</w:t>
      </w:r>
    </w:p>
    <w:p w14:paraId="7F8FC91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p_process      IN   VARCHAR2,</w:t>
      </w:r>
    </w:p>
    <w:p w14:paraId="4A22ECBF"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p_max_length   IN   NUMBER DEFAULT 80,</w:t>
      </w:r>
    </w:p>
    <w:p w14:paraId="38E1306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p_size         IN   NUMBER DEFAULT 80</w:t>
      </w:r>
    </w:p>
    <w:p w14:paraId="320BCC0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w:t>
      </w:r>
    </w:p>
    <w:p w14:paraId="099EB06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RETURN VARCHAR2</w:t>
      </w:r>
    </w:p>
    <w:p w14:paraId="27E288C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IS</w:t>
      </w:r>
    </w:p>
    <w:p w14:paraId="38A5416F"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v_rownum        VARCHAR2 (20);</w:t>
      </w:r>
    </w:p>
    <w:p w14:paraId="36CC19B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v_name          VARCHAR2 (5)    := 'f50';</w:t>
      </w:r>
    </w:p>
    <w:p w14:paraId="4F02510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v_item          VARCHAR2 (20);</w:t>
      </w:r>
    </w:p>
    <w:p w14:paraId="26EB361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v_item_html     VARCHAR2 (3000);</w:t>
      </w:r>
    </w:p>
    <w:p w14:paraId="2886BAD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v_key_item      VARCHAR2 (20);</w:t>
      </w:r>
    </w:p>
    <w:p w14:paraId="53BAA39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v_script        VARCHAR2 (1000);</w:t>
      </w:r>
    </w:p>
    <w:p w14:paraId="3A21ED3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v_output_item   VARCHAR2 (4000);</w:t>
      </w:r>
    </w:p>
    <w:p w14:paraId="4296DE6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a_rownum        VARCHAR2 (400);</w:t>
      </w:r>
    </w:p>
    <w:p w14:paraId="30DFEE5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BEGIN</w:t>
      </w:r>
    </w:p>
    <w:p w14:paraId="19C6506D"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v_rownum := p_rownum;</w:t>
      </w:r>
    </w:p>
    <w:p w14:paraId="6808258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v_item := v_name || '_' || v_rownum;</w:t>
      </w:r>
    </w:p>
    <w:p w14:paraId="1B93EA1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v_item_html :=</w:t>
      </w:r>
    </w:p>
    <w:p w14:paraId="1488EDA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'&lt;input type="text" id="'</w:t>
      </w:r>
    </w:p>
    <w:p w14:paraId="641192A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v_item</w:t>
      </w:r>
    </w:p>
    <w:p w14:paraId="1133137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 value="'</w:t>
      </w:r>
    </w:p>
    <w:p w14:paraId="6F7E821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p_value</w:t>
      </w:r>
    </w:p>
    <w:p w14:paraId="635084BD"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 maxlength="'</w:t>
      </w:r>
    </w:p>
    <w:p w14:paraId="23013A4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p_max_length</w:t>
      </w:r>
    </w:p>
    <w:p w14:paraId="012573B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 size="'</w:t>
      </w:r>
    </w:p>
    <w:p w14:paraId="14D3DBC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p_size</w:t>
      </w:r>
    </w:p>
    <w:p w14:paraId="1EA2A3DB"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 name="'</w:t>
      </w:r>
    </w:p>
    <w:p w14:paraId="6074C9A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v_name</w:t>
      </w:r>
    </w:p>
    <w:p w14:paraId="7B682F7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 '</w:t>
      </w:r>
    </w:p>
    <w:p w14:paraId="66F1E80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'autocomplete="off" class="ac_input"'</w:t>
      </w:r>
    </w:p>
    <w:p w14:paraId="69605CC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'style="width:'</w:t>
      </w:r>
    </w:p>
    <w:p w14:paraId="30D4AD5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p_width</w:t>
      </w:r>
    </w:p>
    <w:p w14:paraId="6A09C08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'px"&gt;';</w:t>
      </w:r>
    </w:p>
    <w:p w14:paraId="132C25E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v_key_item := p_key_item || '_' || v_rownum;</w:t>
      </w:r>
    </w:p>
    <w:p w14:paraId="1FB607F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v_script :=</w:t>
      </w:r>
    </w:p>
    <w:p w14:paraId="255CB02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'&lt;script type="text/javascript"&gt;'</w:t>
      </w:r>
    </w:p>
    <w:p w14:paraId="6FDD9F3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'$(document).ready( function() {'</w:t>
      </w:r>
    </w:p>
    <w:p w14:paraId="2431771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18B2881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v_item</w:t>
      </w:r>
    </w:p>
    <w:p w14:paraId="141BD949"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'").autocomplete(''APEX'', {'</w:t>
      </w:r>
    </w:p>
    <w:p w14:paraId="0B6B93D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'apexProcess: '''</w:t>
      </w:r>
    </w:p>
    <w:p w14:paraId="3912B20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lastRenderedPageBreak/>
        <w:t xml:space="preserve">         || p_process</w:t>
      </w:r>
    </w:p>
    <w:p w14:paraId="1D43E4F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50B2F92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'width: '</w:t>
      </w:r>
    </w:p>
    <w:p w14:paraId="7D0DDDF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p_width</w:t>
      </w:r>
    </w:p>
    <w:p w14:paraId="1809CD96"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4B20C07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'multiple: false,'</w:t>
      </w:r>
    </w:p>
    <w:p w14:paraId="42839DC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'matchContains: true,'</w:t>
      </w:r>
    </w:p>
    <w:p w14:paraId="4E49606B"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'cacheLength: 1,'</w:t>
      </w:r>
    </w:p>
    <w:p w14:paraId="7004C362"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'max: 100,'</w:t>
      </w:r>
    </w:p>
    <w:p w14:paraId="01C870A1"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'delay: 150,'</w:t>
      </w:r>
    </w:p>
    <w:p w14:paraId="019584D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'minChars: 1,'</w:t>
      </w:r>
    </w:p>
    <w:p w14:paraId="6016EAD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'matchSubset: false,'</w:t>
      </w:r>
    </w:p>
    <w:p w14:paraId="6A3C927E"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'x02: ''foo'','</w:t>
      </w:r>
    </w:p>
    <w:p w14:paraId="30CCC8B0"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'x03: $(''#'</w:t>
      </w:r>
    </w:p>
    <w:p w14:paraId="3B3BC46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v_key_item</w:t>
      </w:r>
    </w:p>
    <w:p w14:paraId="7EEA93A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''').val()'</w:t>
      </w:r>
    </w:p>
    <w:p w14:paraId="082F97F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24E64D1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3227CA63"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v_item</w:t>
      </w:r>
    </w:p>
    <w:p w14:paraId="3B8C14CD"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'").result(function(event, data, formatted) {'</w:t>
      </w:r>
    </w:p>
    <w:p w14:paraId="0806D857"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'if (data){'</w:t>
      </w:r>
    </w:p>
    <w:p w14:paraId="09A6293F"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46890CBC"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v_key_item</w:t>
      </w:r>
    </w:p>
    <w:p w14:paraId="12BA60A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'").val(data[1]);'</w:t>
      </w:r>
    </w:p>
    <w:p w14:paraId="131A2CF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6E3C2B8A"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155F3A3B"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w:t>
      </w:r>
    </w:p>
    <w:p w14:paraId="0149AEE5"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 '&lt;/script&gt;';</w:t>
      </w:r>
    </w:p>
    <w:p w14:paraId="02C74948"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v_output_item := v_item_html || v_script;</w:t>
      </w:r>
    </w:p>
    <w:p w14:paraId="32530A94" w14:textId="77777777" w:rsidR="00B70146" w:rsidRPr="00B70146" w:rsidRDefault="00B70146" w:rsidP="00B70146">
      <w:pPr>
        <w:autoSpaceDE w:val="0"/>
        <w:autoSpaceDN w:val="0"/>
        <w:adjustRightInd w:val="0"/>
        <w:spacing w:after="0"/>
        <w:rPr>
          <w:rStyle w:val="CodeCharacterInline"/>
          <w:rFonts w:eastAsiaTheme="minorHAnsi"/>
          <w:sz w:val="20"/>
          <w:szCs w:val="20"/>
          <w:highlight w:val="white"/>
        </w:rPr>
      </w:pPr>
      <w:r w:rsidRPr="00B70146">
        <w:rPr>
          <w:rStyle w:val="CodeCharacterInline"/>
          <w:rFonts w:eastAsiaTheme="minorHAnsi"/>
          <w:sz w:val="20"/>
          <w:szCs w:val="20"/>
          <w:highlight w:val="white"/>
        </w:rPr>
        <w:t xml:space="preserve">      RETURN v_output_item;</w:t>
      </w:r>
    </w:p>
    <w:p w14:paraId="36C99051" w14:textId="77777777" w:rsidR="00B70146" w:rsidRPr="00B70146" w:rsidRDefault="00B70146" w:rsidP="00B70146">
      <w:pPr>
        <w:pStyle w:val="ListBulletSub"/>
        <w:numPr>
          <w:ilvl w:val="0"/>
          <w:numId w:val="0"/>
        </w:numPr>
        <w:rPr>
          <w:rStyle w:val="CodeCharacterInline"/>
          <w:sz w:val="20"/>
          <w:szCs w:val="20"/>
        </w:rPr>
      </w:pPr>
      <w:r w:rsidRPr="00B70146">
        <w:rPr>
          <w:rStyle w:val="CodeCharacterInline"/>
          <w:rFonts w:eastAsiaTheme="minorHAnsi"/>
          <w:sz w:val="20"/>
          <w:szCs w:val="20"/>
          <w:highlight w:val="white"/>
        </w:rPr>
        <w:t xml:space="preserve">   END get_autocomplete_key;</w:t>
      </w:r>
    </w:p>
    <w:p w14:paraId="6DB2359F" w14:textId="77777777" w:rsidR="000543B6" w:rsidRDefault="00B70146" w:rsidP="00AC787F">
      <w:pPr>
        <w:pStyle w:val="ListBulletSub"/>
        <w:numPr>
          <w:ilvl w:val="0"/>
          <w:numId w:val="0"/>
        </w:numPr>
      </w:pPr>
      <w:r>
        <w:rPr>
          <w:noProof/>
        </w:rPr>
        <mc:AlternateContent>
          <mc:Choice Requires="wps">
            <w:drawing>
              <wp:anchor distT="0" distB="0" distL="114300" distR="114300" simplePos="0" relativeHeight="251816960" behindDoc="0" locked="0" layoutInCell="1" allowOverlap="1" wp14:anchorId="7F96667A" wp14:editId="47E6413E">
                <wp:simplePos x="0" y="0"/>
                <wp:positionH relativeFrom="column">
                  <wp:posOffset>516890</wp:posOffset>
                </wp:positionH>
                <wp:positionV relativeFrom="paragraph">
                  <wp:posOffset>217170</wp:posOffset>
                </wp:positionV>
                <wp:extent cx="4265295" cy="514350"/>
                <wp:effectExtent l="0" t="0" r="1905" b="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27351E" w14:textId="77777777" w:rsidR="0062523E" w:rsidRPr="00B161E2" w:rsidRDefault="0062523E" w:rsidP="00BA0234">
                            <w:pPr>
                              <w:pStyle w:val="FigureCaption"/>
                              <w:rPr>
                                <w:sz w:val="23"/>
                              </w:rPr>
                            </w:pPr>
                            <w:r>
                              <w:t>Snippet 3.16: Tabular Form – SQL for Autocomplete Returning Key Value</w:t>
                            </w:r>
                          </w:p>
                          <w:p w14:paraId="072DAE59" w14:textId="77777777" w:rsidR="0062523E" w:rsidRPr="00B161E2" w:rsidRDefault="0062523E" w:rsidP="00B70146">
                            <w:pPr>
                              <w:pStyle w:val="FigureCaption"/>
                              <w:rPr>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1" type="#_x0000_t202" style="position:absolute;margin-left:40.7pt;margin-top:17.1pt;width:335.85pt;height:4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" stroked="f">
                <v:textbox inset="0,0,0,0">
                  <w:txbxContent>
                    <w:p w:rsidR="00A97698" w:rsidRPr="00B161E2" w:rsidRDefault="00A97698" w:rsidP="00BA0234">
                      <w:pPr>
                        <w:pStyle w:val="FigureCaption"/>
                        <w:rPr>
                          <w:sz w:val="23"/>
                        </w:rPr>
                      </w:pPr>
                      <w:r>
                        <w:t>Snippet 3.16: Tabular Form – SQL for Autocomplete Returning Key Value</w:t>
                      </w:r>
                    </w:p>
                    <w:p w:rsidR="00A97698" w:rsidRPr="00B161E2" w:rsidRDefault="00A97698" w:rsidP="00B70146">
                      <w:pPr>
                        <w:pStyle w:val="FigureCaption"/>
                        <w:rPr>
                          <w:sz w:val="23"/>
                        </w:rPr>
                      </w:pPr>
                    </w:p>
                  </w:txbxContent>
                </v:textbox>
                <w10:wrap type="topAndBottom"/>
              </v:shape>
            </w:pict>
          </mc:Fallback>
        </mc:AlternateContent>
      </w:r>
    </w:p>
    <w:p w14:paraId="68C01423" w14:textId="77777777" w:rsidR="00BA0234" w:rsidRDefault="00BA0234" w:rsidP="00BA0234">
      <w:pPr>
        <w:pStyle w:val="BodyTextAfter"/>
        <w:rPr>
          <w:szCs w:val="28"/>
        </w:rPr>
      </w:pPr>
      <w:r>
        <w:t xml:space="preserve">After adding this code to our package we can start modifying our Tabular Form SQL. </w:t>
      </w:r>
      <w:r w:rsidRPr="008808A8">
        <w:rPr>
          <w:szCs w:val="28"/>
        </w:rPr>
        <w:t>The modified SQL will be:</w:t>
      </w:r>
    </w:p>
    <w:p w14:paraId="2BD17AD4" w14:textId="77777777" w:rsidR="00BA0234" w:rsidRPr="00BA0234" w:rsidRDefault="00BA0234" w:rsidP="00BA0234"/>
    <w:p w14:paraId="1E61D103" w14:textId="77777777" w:rsidR="00BA0234" w:rsidRPr="00BA0234" w:rsidRDefault="00BA0234" w:rsidP="00BA0234">
      <w:pPr>
        <w:autoSpaceDE w:val="0"/>
        <w:autoSpaceDN w:val="0"/>
        <w:adjustRightInd w:val="0"/>
        <w:spacing w:after="0"/>
        <w:rPr>
          <w:rStyle w:val="CodeCharacterInline"/>
          <w:rFonts w:eastAsiaTheme="minorHAnsi"/>
          <w:sz w:val="20"/>
          <w:szCs w:val="20"/>
          <w:highlight w:val="white"/>
        </w:rPr>
      </w:pPr>
      <w:r w:rsidRPr="00BA0234">
        <w:rPr>
          <w:rStyle w:val="CodeCharacterInline"/>
          <w:rFonts w:eastAsiaTheme="minorHAnsi"/>
          <w:sz w:val="20"/>
          <w:szCs w:val="20"/>
          <w:highlight w:val="white"/>
        </w:rPr>
        <w:t>SELECT empno,</w:t>
      </w:r>
    </w:p>
    <w:p w14:paraId="299C2A32" w14:textId="77777777" w:rsidR="00BA0234" w:rsidRPr="00BA0234" w:rsidRDefault="00BA0234" w:rsidP="00BA0234">
      <w:pPr>
        <w:autoSpaceDE w:val="0"/>
        <w:autoSpaceDN w:val="0"/>
        <w:adjustRightInd w:val="0"/>
        <w:spacing w:after="0"/>
        <w:rPr>
          <w:rStyle w:val="CodeCharacterInline"/>
          <w:rFonts w:eastAsiaTheme="minorHAnsi"/>
          <w:sz w:val="20"/>
          <w:szCs w:val="20"/>
          <w:highlight w:val="white"/>
        </w:rPr>
      </w:pPr>
      <w:r w:rsidRPr="00BA0234">
        <w:rPr>
          <w:rStyle w:val="CodeCharacterInline"/>
          <w:rFonts w:eastAsiaTheme="minorHAnsi"/>
          <w:sz w:val="20"/>
          <w:szCs w:val="20"/>
          <w:highlight w:val="white"/>
        </w:rPr>
        <w:t xml:space="preserve">          empno</w:t>
      </w:r>
    </w:p>
    <w:p w14:paraId="670B8C4A" w14:textId="77777777" w:rsidR="00BA0234" w:rsidRPr="00BA0234" w:rsidRDefault="00BA0234" w:rsidP="00BA0234">
      <w:pPr>
        <w:autoSpaceDE w:val="0"/>
        <w:autoSpaceDN w:val="0"/>
        <w:adjustRightInd w:val="0"/>
        <w:spacing w:after="0"/>
        <w:rPr>
          <w:rStyle w:val="CodeCharacterInline"/>
          <w:rFonts w:eastAsiaTheme="minorHAnsi"/>
          <w:sz w:val="20"/>
          <w:szCs w:val="20"/>
          <w:highlight w:val="white"/>
        </w:rPr>
      </w:pPr>
      <w:r w:rsidRPr="00BA0234">
        <w:rPr>
          <w:rStyle w:val="CodeCharacterInline"/>
          <w:rFonts w:eastAsiaTheme="minorHAnsi"/>
          <w:sz w:val="20"/>
          <w:szCs w:val="20"/>
          <w:highlight w:val="white"/>
        </w:rPr>
        <w:t xml:space="preserve">       || tab_form_emp_pkg.get_autocomplete ('f04', '#ROWNUM#', 85, 'get_job') empno_display,</w:t>
      </w:r>
    </w:p>
    <w:p w14:paraId="4111E1B4" w14:textId="77777777" w:rsidR="00BA0234" w:rsidRPr="00BA0234" w:rsidRDefault="00BA0234" w:rsidP="00BA0234">
      <w:pPr>
        <w:autoSpaceDE w:val="0"/>
        <w:autoSpaceDN w:val="0"/>
        <w:adjustRightInd w:val="0"/>
        <w:spacing w:after="0"/>
        <w:rPr>
          <w:rStyle w:val="CodeCharacterInline"/>
          <w:rFonts w:eastAsiaTheme="minorHAnsi"/>
          <w:sz w:val="20"/>
          <w:szCs w:val="20"/>
          <w:highlight w:val="white"/>
        </w:rPr>
      </w:pPr>
      <w:r w:rsidRPr="00BA0234">
        <w:rPr>
          <w:rStyle w:val="CodeCharacterInline"/>
          <w:rFonts w:eastAsiaTheme="minorHAnsi"/>
          <w:sz w:val="20"/>
          <w:szCs w:val="20"/>
          <w:highlight w:val="white"/>
        </w:rPr>
        <w:t xml:space="preserve">       ename, job,</w:t>
      </w:r>
    </w:p>
    <w:p w14:paraId="660C82AA" w14:textId="77777777" w:rsidR="00BA0234" w:rsidRPr="00B1189E" w:rsidRDefault="00BA0234" w:rsidP="00BA0234">
      <w:pPr>
        <w:autoSpaceDE w:val="0"/>
        <w:autoSpaceDN w:val="0"/>
        <w:adjustRightInd w:val="0"/>
        <w:spacing w:after="0"/>
        <w:rPr>
          <w:rStyle w:val="CodeCharacterInline"/>
          <w:rFonts w:eastAsiaTheme="minorHAnsi"/>
          <w:b/>
          <w:color w:val="FF0000"/>
          <w:sz w:val="20"/>
          <w:szCs w:val="20"/>
          <w:highlight w:val="white"/>
        </w:rPr>
      </w:pPr>
      <w:r w:rsidRPr="00BA0234">
        <w:rPr>
          <w:rStyle w:val="CodeCharacterInline"/>
          <w:rFonts w:eastAsiaTheme="minorHAnsi"/>
          <w:sz w:val="20"/>
          <w:szCs w:val="20"/>
          <w:highlight w:val="white"/>
        </w:rPr>
        <w:t xml:space="preserve">       </w:t>
      </w:r>
      <w:r w:rsidRPr="00B1189E">
        <w:rPr>
          <w:rStyle w:val="CodeCharacterInline"/>
          <w:rFonts w:eastAsiaTheme="minorHAnsi"/>
          <w:b/>
          <w:color w:val="FF0000"/>
          <w:sz w:val="20"/>
          <w:szCs w:val="20"/>
          <w:highlight w:val="white"/>
        </w:rPr>
        <w:t>tab_form_emp_pkg.get_autocomplete_key</w:t>
      </w:r>
    </w:p>
    <w:p w14:paraId="08FDB084" w14:textId="77777777" w:rsidR="00BA0234" w:rsidRPr="00B1189E" w:rsidRDefault="00BA0234" w:rsidP="00BA0234">
      <w:pPr>
        <w:autoSpaceDE w:val="0"/>
        <w:autoSpaceDN w:val="0"/>
        <w:adjustRightInd w:val="0"/>
        <w:spacing w:after="0"/>
        <w:rPr>
          <w:rStyle w:val="CodeCharacterInline"/>
          <w:rFonts w:eastAsiaTheme="minorHAnsi"/>
          <w:b/>
          <w:color w:val="FF0000"/>
          <w:sz w:val="20"/>
          <w:szCs w:val="20"/>
          <w:highlight w:val="white"/>
        </w:rPr>
      </w:pPr>
      <w:r w:rsidRPr="00B1189E">
        <w:rPr>
          <w:rStyle w:val="CodeCharacterInline"/>
          <w:rFonts w:eastAsiaTheme="minorHAnsi"/>
          <w:b/>
          <w:color w:val="FF0000"/>
          <w:sz w:val="20"/>
          <w:szCs w:val="20"/>
          <w:highlight w:val="white"/>
        </w:rPr>
        <w:t xml:space="preserve">                        (tab_form_emp_pkg.get_manager_for_id (mgr),</w:t>
      </w:r>
    </w:p>
    <w:p w14:paraId="07697BFE" w14:textId="77777777" w:rsidR="00BA0234" w:rsidRPr="00B1189E" w:rsidRDefault="00BA0234" w:rsidP="00BA0234">
      <w:pPr>
        <w:autoSpaceDE w:val="0"/>
        <w:autoSpaceDN w:val="0"/>
        <w:adjustRightInd w:val="0"/>
        <w:spacing w:after="0"/>
        <w:rPr>
          <w:rStyle w:val="CodeCharacterInline"/>
          <w:rFonts w:eastAsiaTheme="minorHAnsi"/>
          <w:b/>
          <w:color w:val="FF0000"/>
          <w:sz w:val="20"/>
          <w:szCs w:val="20"/>
          <w:highlight w:val="white"/>
        </w:rPr>
      </w:pPr>
      <w:r w:rsidRPr="00B1189E">
        <w:rPr>
          <w:rStyle w:val="CodeCharacterInline"/>
          <w:rFonts w:eastAsiaTheme="minorHAnsi"/>
          <w:b/>
          <w:color w:val="FF0000"/>
          <w:sz w:val="20"/>
          <w:szCs w:val="20"/>
          <w:highlight w:val="white"/>
        </w:rPr>
        <w:t xml:space="preserve">                         'f05',</w:t>
      </w:r>
    </w:p>
    <w:p w14:paraId="74C6700D" w14:textId="77777777" w:rsidR="00BA0234" w:rsidRPr="00B1189E" w:rsidRDefault="00BA0234" w:rsidP="00BA0234">
      <w:pPr>
        <w:autoSpaceDE w:val="0"/>
        <w:autoSpaceDN w:val="0"/>
        <w:adjustRightInd w:val="0"/>
        <w:spacing w:after="0"/>
        <w:rPr>
          <w:rStyle w:val="CodeCharacterInline"/>
          <w:rFonts w:eastAsiaTheme="minorHAnsi"/>
          <w:b/>
          <w:color w:val="FF0000"/>
          <w:sz w:val="20"/>
          <w:szCs w:val="20"/>
          <w:highlight w:val="white"/>
        </w:rPr>
      </w:pPr>
      <w:r w:rsidRPr="00B1189E">
        <w:rPr>
          <w:rStyle w:val="CodeCharacterInline"/>
          <w:rFonts w:eastAsiaTheme="minorHAnsi"/>
          <w:b/>
          <w:color w:val="FF0000"/>
          <w:sz w:val="20"/>
          <w:szCs w:val="20"/>
          <w:highlight w:val="white"/>
        </w:rPr>
        <w:t xml:space="preserve">                         '#ROWNUM#',</w:t>
      </w:r>
    </w:p>
    <w:p w14:paraId="7BC58613" w14:textId="77777777" w:rsidR="00BA0234" w:rsidRPr="00B1189E" w:rsidRDefault="00BA0234" w:rsidP="00BA0234">
      <w:pPr>
        <w:autoSpaceDE w:val="0"/>
        <w:autoSpaceDN w:val="0"/>
        <w:adjustRightInd w:val="0"/>
        <w:spacing w:after="0"/>
        <w:rPr>
          <w:rStyle w:val="CodeCharacterInline"/>
          <w:rFonts w:eastAsiaTheme="minorHAnsi"/>
          <w:b/>
          <w:color w:val="FF0000"/>
          <w:sz w:val="20"/>
          <w:szCs w:val="20"/>
          <w:highlight w:val="white"/>
        </w:rPr>
      </w:pPr>
      <w:r w:rsidRPr="00B1189E">
        <w:rPr>
          <w:rStyle w:val="CodeCharacterInline"/>
          <w:rFonts w:eastAsiaTheme="minorHAnsi"/>
          <w:b/>
          <w:color w:val="FF0000"/>
          <w:sz w:val="20"/>
          <w:szCs w:val="20"/>
          <w:highlight w:val="white"/>
        </w:rPr>
        <w:lastRenderedPageBreak/>
        <w:t xml:space="preserve">                         85,</w:t>
      </w:r>
    </w:p>
    <w:p w14:paraId="63B581B5" w14:textId="77777777" w:rsidR="00BA0234" w:rsidRPr="00B1189E" w:rsidRDefault="00BA0234" w:rsidP="00BA0234">
      <w:pPr>
        <w:autoSpaceDE w:val="0"/>
        <w:autoSpaceDN w:val="0"/>
        <w:adjustRightInd w:val="0"/>
        <w:spacing w:after="0"/>
        <w:rPr>
          <w:rStyle w:val="CodeCharacterInline"/>
          <w:rFonts w:eastAsiaTheme="minorHAnsi"/>
          <w:b/>
          <w:color w:val="FF0000"/>
          <w:sz w:val="20"/>
          <w:szCs w:val="20"/>
          <w:highlight w:val="white"/>
        </w:rPr>
      </w:pPr>
      <w:r w:rsidRPr="00B1189E">
        <w:rPr>
          <w:rStyle w:val="CodeCharacterInline"/>
          <w:rFonts w:eastAsiaTheme="minorHAnsi"/>
          <w:b/>
          <w:color w:val="FF0000"/>
          <w:sz w:val="20"/>
          <w:szCs w:val="20"/>
          <w:highlight w:val="white"/>
        </w:rPr>
        <w:t xml:space="preserve">                         'get_manager'</w:t>
      </w:r>
    </w:p>
    <w:p w14:paraId="453DF1DE" w14:textId="77777777" w:rsidR="00BA0234" w:rsidRPr="00BA0234" w:rsidRDefault="00BA0234" w:rsidP="00BA0234">
      <w:pPr>
        <w:autoSpaceDE w:val="0"/>
        <w:autoSpaceDN w:val="0"/>
        <w:adjustRightInd w:val="0"/>
        <w:spacing w:after="0"/>
        <w:rPr>
          <w:rStyle w:val="CodeCharacterInline"/>
          <w:rFonts w:eastAsiaTheme="minorHAnsi"/>
          <w:b/>
          <w:sz w:val="20"/>
          <w:szCs w:val="20"/>
          <w:highlight w:val="white"/>
        </w:rPr>
      </w:pPr>
      <w:r w:rsidRPr="00B1189E">
        <w:rPr>
          <w:rStyle w:val="CodeCharacterInline"/>
          <w:rFonts w:eastAsiaTheme="minorHAnsi"/>
          <w:b/>
          <w:color w:val="FF0000"/>
          <w:sz w:val="20"/>
          <w:szCs w:val="20"/>
          <w:highlight w:val="white"/>
        </w:rPr>
        <w:t xml:space="preserve">                        ) mgr_search</w:t>
      </w:r>
      <w:r w:rsidRPr="00BA0234">
        <w:rPr>
          <w:rStyle w:val="CodeCharacterInline"/>
          <w:rFonts w:eastAsiaTheme="minorHAnsi"/>
          <w:b/>
          <w:sz w:val="20"/>
          <w:szCs w:val="20"/>
          <w:highlight w:val="white"/>
        </w:rPr>
        <w:t>,</w:t>
      </w:r>
    </w:p>
    <w:p w14:paraId="7474A7D0" w14:textId="77777777" w:rsidR="00BA0234" w:rsidRPr="00BA0234" w:rsidRDefault="00BA0234" w:rsidP="00BA0234">
      <w:pPr>
        <w:autoSpaceDE w:val="0"/>
        <w:autoSpaceDN w:val="0"/>
        <w:adjustRightInd w:val="0"/>
        <w:spacing w:after="0"/>
        <w:rPr>
          <w:rStyle w:val="CodeCharacterInline"/>
          <w:rFonts w:eastAsiaTheme="minorHAnsi"/>
          <w:sz w:val="20"/>
          <w:szCs w:val="20"/>
          <w:highlight w:val="white"/>
        </w:rPr>
      </w:pPr>
      <w:r w:rsidRPr="00BA0234">
        <w:rPr>
          <w:rStyle w:val="CodeCharacterInline"/>
          <w:rFonts w:eastAsiaTheme="minorHAnsi"/>
          <w:sz w:val="20"/>
          <w:szCs w:val="20"/>
          <w:highlight w:val="white"/>
        </w:rPr>
        <w:t xml:space="preserve">       mgr, hiredate, sal, comm, deptno, valid</w:t>
      </w:r>
    </w:p>
    <w:p w14:paraId="3A56D26B" w14:textId="77777777" w:rsidR="00BA0234" w:rsidRPr="00BA0234" w:rsidRDefault="00BA0234" w:rsidP="00BA0234">
      <w:pPr>
        <w:pStyle w:val="ListBulletSub"/>
        <w:numPr>
          <w:ilvl w:val="0"/>
          <w:numId w:val="0"/>
        </w:numPr>
        <w:rPr>
          <w:rStyle w:val="CodeCharacterInline"/>
          <w:sz w:val="20"/>
          <w:szCs w:val="20"/>
        </w:rPr>
      </w:pPr>
      <w:r w:rsidRPr="00BA0234">
        <w:rPr>
          <w:rStyle w:val="CodeCharacterInline"/>
          <w:rFonts w:eastAsiaTheme="minorHAnsi"/>
          <w:sz w:val="20"/>
          <w:szCs w:val="20"/>
          <w:highlight w:val="white"/>
        </w:rPr>
        <w:t xml:space="preserve">  FROM emp</w:t>
      </w:r>
    </w:p>
    <w:p w14:paraId="2FD33674" w14:textId="77777777" w:rsidR="00BA0234" w:rsidRDefault="00BA0234" w:rsidP="00BA0234">
      <w:pPr>
        <w:pStyle w:val="ListBulletSub"/>
        <w:numPr>
          <w:ilvl w:val="0"/>
          <w:numId w:val="0"/>
        </w:numPr>
      </w:pPr>
    </w:p>
    <w:p w14:paraId="54DCC2FA" w14:textId="77777777" w:rsidR="00BA0234" w:rsidRDefault="00BA0234" w:rsidP="00BA0234">
      <w:pPr>
        <w:pStyle w:val="ListBulletSub"/>
        <w:numPr>
          <w:ilvl w:val="0"/>
          <w:numId w:val="0"/>
        </w:numPr>
      </w:pPr>
      <w:r>
        <w:rPr>
          <w:noProof/>
        </w:rPr>
        <mc:AlternateContent>
          <mc:Choice Requires="wps">
            <w:drawing>
              <wp:anchor distT="0" distB="0" distL="114300" distR="114300" simplePos="0" relativeHeight="251819008" behindDoc="0" locked="0" layoutInCell="1" allowOverlap="1" wp14:anchorId="6761C927" wp14:editId="2D6ED102">
                <wp:simplePos x="0" y="0"/>
                <wp:positionH relativeFrom="column">
                  <wp:posOffset>212090</wp:posOffset>
                </wp:positionH>
                <wp:positionV relativeFrom="paragraph">
                  <wp:posOffset>281305</wp:posOffset>
                </wp:positionV>
                <wp:extent cx="4265295" cy="514350"/>
                <wp:effectExtent l="0" t="0" r="1905" b="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F4AF0" w14:textId="77777777" w:rsidR="0062523E" w:rsidRPr="00B161E2" w:rsidRDefault="0062523E" w:rsidP="00BA0234">
                            <w:pPr>
                              <w:pStyle w:val="FigureCaption"/>
                              <w:rPr>
                                <w:sz w:val="23"/>
                              </w:rPr>
                            </w:pPr>
                            <w:r>
                              <w:t>Snippet 3.17: Tabular Form – SQL for Autocomplete Returning Key 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2" type="#_x0000_t202" style="position:absolute;margin-left:16.7pt;margin-top:22.15pt;width:335.85pt;height:4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" stroked="f">
                <v:textbox inset="0,0,0,0">
                  <w:txbxContent>
                    <w:p w:rsidR="00A97698" w:rsidRPr="00B161E2" w:rsidRDefault="00A97698" w:rsidP="00BA0234">
                      <w:pPr>
                        <w:pStyle w:val="FigureCaption"/>
                        <w:rPr>
                          <w:sz w:val="23"/>
                        </w:rPr>
                      </w:pPr>
                      <w:r>
                        <w:t>Snippet 3.17: Tabular Form – SQL for Autocomplete Returning Key Value</w:t>
                      </w:r>
                    </w:p>
                  </w:txbxContent>
                </v:textbox>
                <w10:wrap type="topAndBottom"/>
              </v:shape>
            </w:pict>
          </mc:Fallback>
        </mc:AlternateContent>
      </w:r>
    </w:p>
    <w:p w14:paraId="3430CB8F" w14:textId="77777777" w:rsidR="00BA0234" w:rsidRDefault="00BA0234" w:rsidP="00BA0234">
      <w:pPr>
        <w:pStyle w:val="ListBulletSub"/>
        <w:numPr>
          <w:ilvl w:val="0"/>
          <w:numId w:val="0"/>
        </w:numPr>
        <w:rPr>
          <w:sz w:val="28"/>
          <w:szCs w:val="28"/>
        </w:rPr>
      </w:pPr>
    </w:p>
    <w:p w14:paraId="4EFE0584" w14:textId="77777777" w:rsidR="00BA0234" w:rsidRPr="008808A8" w:rsidRDefault="00BA0234" w:rsidP="00BA0234">
      <w:pPr>
        <w:pStyle w:val="ListBulletSub"/>
        <w:numPr>
          <w:ilvl w:val="0"/>
          <w:numId w:val="0"/>
        </w:numPr>
        <w:rPr>
          <w:sz w:val="28"/>
          <w:szCs w:val="28"/>
        </w:rPr>
      </w:pPr>
      <w:r w:rsidRPr="008808A8">
        <w:rPr>
          <w:sz w:val="28"/>
          <w:szCs w:val="28"/>
        </w:rPr>
        <w:t xml:space="preserve">In this SQL we </w:t>
      </w:r>
      <w:r>
        <w:rPr>
          <w:sz w:val="28"/>
          <w:szCs w:val="28"/>
        </w:rPr>
        <w:t xml:space="preserve">add the </w:t>
      </w:r>
      <w:proofErr w:type="spellStart"/>
      <w:r>
        <w:rPr>
          <w:sz w:val="28"/>
          <w:szCs w:val="28"/>
        </w:rPr>
        <w:t>get_autocomplete_key</w:t>
      </w:r>
      <w:proofErr w:type="spellEnd"/>
      <w:r>
        <w:rPr>
          <w:sz w:val="28"/>
          <w:szCs w:val="28"/>
        </w:rPr>
        <w:t xml:space="preserve"> </w:t>
      </w:r>
      <w:r w:rsidRPr="008808A8">
        <w:rPr>
          <w:sz w:val="28"/>
          <w:szCs w:val="28"/>
        </w:rPr>
        <w:t xml:space="preserve">function </w:t>
      </w:r>
      <w:r>
        <w:rPr>
          <w:sz w:val="28"/>
          <w:szCs w:val="28"/>
        </w:rPr>
        <w:t>between the columns JOB and MGR</w:t>
      </w:r>
      <w:r w:rsidRPr="008808A8">
        <w:rPr>
          <w:sz w:val="28"/>
          <w:szCs w:val="28"/>
        </w:rPr>
        <w:t>. This function will have four input parameters for:</w:t>
      </w:r>
    </w:p>
    <w:p w14:paraId="02266742" w14:textId="77777777" w:rsidR="00283C33" w:rsidRDefault="00BA0234" w:rsidP="00BA0234">
      <w:pPr>
        <w:pStyle w:val="ListBulletSub"/>
      </w:pPr>
      <w:r>
        <w:t>ENAME of the existing manager</w:t>
      </w:r>
      <w:r w:rsidR="00283C33">
        <w:t xml:space="preserve"> returned by the function</w:t>
      </w:r>
    </w:p>
    <w:p w14:paraId="1653FB56" w14:textId="77777777" w:rsidR="00BA0234" w:rsidRDefault="00283C33" w:rsidP="00283C33">
      <w:pPr>
        <w:pStyle w:val="ListBulletSub"/>
        <w:numPr>
          <w:ilvl w:val="0"/>
          <w:numId w:val="0"/>
        </w:numPr>
        <w:ind w:left="720"/>
      </w:pPr>
      <w:r>
        <w:rPr>
          <w:rStyle w:val="CodeCharacterInline"/>
          <w:rFonts w:eastAsiaTheme="minorHAnsi"/>
          <w:sz w:val="20"/>
          <w:szCs w:val="20"/>
        </w:rPr>
        <w:t>get_manager_for_id</w:t>
      </w:r>
    </w:p>
    <w:p w14:paraId="2EDDDA1A" w14:textId="77777777" w:rsidR="00BA0234" w:rsidRDefault="00BA0234" w:rsidP="00BA0234">
      <w:pPr>
        <w:pStyle w:val="ListBulletSub"/>
      </w:pPr>
      <w:r>
        <w:t>The referenced item in which we will pars the key value</w:t>
      </w:r>
    </w:p>
    <w:p w14:paraId="1004E958" w14:textId="77777777" w:rsidR="00BA0234" w:rsidRDefault="00BA0234" w:rsidP="00BA0234">
      <w:pPr>
        <w:pStyle w:val="ListBulletSub"/>
        <w:numPr>
          <w:ilvl w:val="0"/>
          <w:numId w:val="0"/>
        </w:numPr>
        <w:ind w:left="720"/>
      </w:pPr>
      <w:r w:rsidRPr="00985819">
        <w:rPr>
          <w:rStyle w:val="CodeCharacterInline"/>
          <w:rFonts w:eastAsiaTheme="minorHAnsi"/>
          <w:sz w:val="20"/>
          <w:szCs w:val="20"/>
          <w:highlight w:val="white"/>
        </w:rPr>
        <w:t>f0</w:t>
      </w:r>
      <w:r w:rsidR="00283C33">
        <w:rPr>
          <w:rStyle w:val="CodeCharacterInline"/>
          <w:rFonts w:eastAsiaTheme="minorHAnsi"/>
          <w:sz w:val="20"/>
          <w:szCs w:val="20"/>
        </w:rPr>
        <w:t>5</w:t>
      </w:r>
    </w:p>
    <w:p w14:paraId="27789CE7" w14:textId="77777777" w:rsidR="00BA0234" w:rsidRDefault="00BA0234" w:rsidP="00BA0234">
      <w:pPr>
        <w:pStyle w:val="ListBulletSub"/>
      </w:pPr>
      <w:r>
        <w:t>Row number for the current row.</w:t>
      </w:r>
    </w:p>
    <w:p w14:paraId="59280BC7" w14:textId="77777777" w:rsidR="00BA0234" w:rsidRDefault="00BA0234" w:rsidP="00BA0234">
      <w:pPr>
        <w:pStyle w:val="ListBulletSub"/>
      </w:pPr>
      <w:r>
        <w:t>The width in pixel for our select list.</w:t>
      </w:r>
    </w:p>
    <w:p w14:paraId="7058C488" w14:textId="77777777" w:rsidR="00BA0234" w:rsidRDefault="00BA0234" w:rsidP="00BA0234">
      <w:pPr>
        <w:pStyle w:val="ListBulletSub"/>
      </w:pPr>
      <w:r>
        <w:t>The name of the corresponding On Demand process.</w:t>
      </w:r>
    </w:p>
    <w:p w14:paraId="18787D2F" w14:textId="77777777" w:rsidR="002473B2" w:rsidRDefault="002473B2" w:rsidP="00BA0234">
      <w:pPr>
        <w:pStyle w:val="ListBulletSub"/>
        <w:numPr>
          <w:ilvl w:val="0"/>
          <w:numId w:val="0"/>
        </w:numPr>
        <w:rPr>
          <w:sz w:val="28"/>
          <w:szCs w:val="28"/>
        </w:rPr>
      </w:pPr>
    </w:p>
    <w:p w14:paraId="61673D94" w14:textId="77777777" w:rsidR="002473B2" w:rsidRDefault="002473B2" w:rsidP="00BA0234">
      <w:pPr>
        <w:pStyle w:val="ListBulletSub"/>
        <w:numPr>
          <w:ilvl w:val="0"/>
          <w:numId w:val="0"/>
        </w:numPr>
        <w:rPr>
          <w:sz w:val="28"/>
          <w:szCs w:val="28"/>
        </w:rPr>
      </w:pPr>
      <w:r>
        <w:rPr>
          <w:sz w:val="28"/>
          <w:szCs w:val="28"/>
        </w:rPr>
        <w:t>To get the newly created column MGR SEARCH into the right order, we will edit the Tabular Form properties and move the column between the columns JOB and MGR.</w:t>
      </w:r>
      <w:r w:rsidR="00E94ADF">
        <w:rPr>
          <w:sz w:val="28"/>
          <w:szCs w:val="28"/>
        </w:rPr>
        <w:t xml:space="preserve"> </w:t>
      </w:r>
    </w:p>
    <w:p w14:paraId="50B237DF" w14:textId="77777777" w:rsidR="00BA0234" w:rsidRPr="008808A8" w:rsidRDefault="00BA0234" w:rsidP="00BA0234">
      <w:pPr>
        <w:pStyle w:val="ListBulletSub"/>
        <w:numPr>
          <w:ilvl w:val="0"/>
          <w:numId w:val="0"/>
        </w:numPr>
        <w:rPr>
          <w:sz w:val="28"/>
          <w:szCs w:val="28"/>
        </w:rPr>
      </w:pPr>
      <w:r w:rsidRPr="008808A8">
        <w:rPr>
          <w:sz w:val="28"/>
          <w:szCs w:val="28"/>
        </w:rPr>
        <w:t xml:space="preserve">For the On Demand process – </w:t>
      </w:r>
      <w:proofErr w:type="spellStart"/>
      <w:r w:rsidRPr="008808A8">
        <w:rPr>
          <w:sz w:val="28"/>
          <w:szCs w:val="28"/>
        </w:rPr>
        <w:t>get_</w:t>
      </w:r>
      <w:r w:rsidR="00283C33">
        <w:rPr>
          <w:sz w:val="28"/>
          <w:szCs w:val="28"/>
        </w:rPr>
        <w:t>manager</w:t>
      </w:r>
      <w:proofErr w:type="spellEnd"/>
      <w:r w:rsidRPr="008808A8">
        <w:rPr>
          <w:sz w:val="28"/>
          <w:szCs w:val="28"/>
        </w:rPr>
        <w:t>, we will use a simple PL/SQL block:</w:t>
      </w:r>
    </w:p>
    <w:p w14:paraId="60164F6F" w14:textId="77777777" w:rsidR="00BA0234" w:rsidRDefault="00BA0234" w:rsidP="00BA0234">
      <w:pPr>
        <w:pStyle w:val="ListBulletSub"/>
        <w:numPr>
          <w:ilvl w:val="0"/>
          <w:numId w:val="0"/>
        </w:numPr>
        <w:rPr>
          <w:rStyle w:val="CodeCharacterInline"/>
          <w:sz w:val="20"/>
          <w:szCs w:val="20"/>
        </w:rPr>
      </w:pPr>
    </w:p>
    <w:p w14:paraId="52F244F7" w14:textId="77777777" w:rsidR="00BA0234" w:rsidRPr="003C33AD" w:rsidRDefault="00BA0234" w:rsidP="002A699C">
      <w:pPr>
        <w:pStyle w:val="ListBulletSub"/>
        <w:numPr>
          <w:ilvl w:val="0"/>
          <w:numId w:val="0"/>
        </w:numPr>
        <w:spacing w:before="0" w:after="0"/>
        <w:rPr>
          <w:rStyle w:val="CodeCharacterInline"/>
          <w:rFonts w:eastAsiaTheme="minorHAnsi"/>
          <w:sz w:val="20"/>
          <w:szCs w:val="20"/>
        </w:rPr>
      </w:pPr>
      <w:r>
        <w:rPr>
          <w:rStyle w:val="CodeCharacterInline"/>
          <w:rFonts w:eastAsiaTheme="minorHAnsi"/>
          <w:sz w:val="20"/>
          <w:szCs w:val="20"/>
        </w:rPr>
        <w:t>B</w:t>
      </w:r>
      <w:r w:rsidRPr="003C33AD">
        <w:rPr>
          <w:rStyle w:val="CodeCharacterInline"/>
          <w:rFonts w:eastAsiaTheme="minorHAnsi"/>
          <w:sz w:val="20"/>
          <w:szCs w:val="20"/>
        </w:rPr>
        <w:t>EGIN</w:t>
      </w:r>
    </w:p>
    <w:p w14:paraId="334CAA4C" w14:textId="77777777" w:rsidR="00BA0234" w:rsidRPr="003C33AD" w:rsidRDefault="00BA0234" w:rsidP="002A699C">
      <w:pPr>
        <w:pStyle w:val="ListBulletSub"/>
        <w:numPr>
          <w:ilvl w:val="0"/>
          <w:numId w:val="0"/>
        </w:numPr>
        <w:spacing w:before="0" w:after="0"/>
        <w:ind w:left="360"/>
        <w:rPr>
          <w:rStyle w:val="CodeCharacterInline"/>
          <w:rFonts w:eastAsiaTheme="minorHAnsi"/>
          <w:sz w:val="20"/>
          <w:szCs w:val="20"/>
        </w:rPr>
      </w:pPr>
      <w:r w:rsidRPr="003C33AD">
        <w:rPr>
          <w:rStyle w:val="CodeCharacterInline"/>
          <w:rFonts w:eastAsiaTheme="minorHAnsi"/>
          <w:sz w:val="20"/>
          <w:szCs w:val="20"/>
        </w:rPr>
        <w:t>tab_form_emp_pkg.get_</w:t>
      </w:r>
      <w:r w:rsidR="00283C33">
        <w:rPr>
          <w:rStyle w:val="CodeCharacterInline"/>
          <w:rFonts w:eastAsiaTheme="minorHAnsi"/>
          <w:sz w:val="20"/>
          <w:szCs w:val="20"/>
        </w:rPr>
        <w:t>manager</w:t>
      </w:r>
      <w:r w:rsidRPr="003C33AD">
        <w:rPr>
          <w:rStyle w:val="CodeCharacterInline"/>
          <w:rFonts w:eastAsiaTheme="minorHAnsi"/>
          <w:sz w:val="20"/>
          <w:szCs w:val="20"/>
        </w:rPr>
        <w:t>;</w:t>
      </w:r>
    </w:p>
    <w:p w14:paraId="1F2DF509" w14:textId="77777777" w:rsidR="00BA0234" w:rsidRDefault="00BA0234" w:rsidP="002A699C">
      <w:pPr>
        <w:pStyle w:val="ListBulletSub"/>
        <w:numPr>
          <w:ilvl w:val="0"/>
          <w:numId w:val="0"/>
        </w:numPr>
        <w:spacing w:before="0" w:after="0"/>
        <w:rPr>
          <w:rStyle w:val="CodeCharacterInline"/>
          <w:rFonts w:eastAsiaTheme="minorHAnsi"/>
          <w:sz w:val="20"/>
          <w:szCs w:val="20"/>
        </w:rPr>
      </w:pPr>
      <w:r w:rsidRPr="003C33AD">
        <w:rPr>
          <w:rStyle w:val="CodeCharacterInline"/>
          <w:rFonts w:eastAsiaTheme="minorHAnsi"/>
          <w:sz w:val="20"/>
          <w:szCs w:val="20"/>
        </w:rPr>
        <w:t>END;</w:t>
      </w:r>
    </w:p>
    <w:p w14:paraId="411E226D" w14:textId="77777777" w:rsidR="00BA0234" w:rsidRDefault="00BA0234" w:rsidP="00BA0234">
      <w:pPr>
        <w:pStyle w:val="ListBulletSub"/>
        <w:numPr>
          <w:ilvl w:val="0"/>
          <w:numId w:val="0"/>
        </w:numPr>
      </w:pPr>
    </w:p>
    <w:p w14:paraId="3C1B865D" w14:textId="77777777" w:rsidR="00BA0234" w:rsidRPr="008808A8" w:rsidRDefault="00BA0234" w:rsidP="00BA0234">
      <w:pPr>
        <w:pStyle w:val="ListBulletSub"/>
        <w:numPr>
          <w:ilvl w:val="0"/>
          <w:numId w:val="0"/>
        </w:numPr>
        <w:rPr>
          <w:sz w:val="28"/>
          <w:szCs w:val="28"/>
        </w:rPr>
      </w:pPr>
      <w:r w:rsidRPr="008808A8">
        <w:rPr>
          <w:sz w:val="28"/>
          <w:szCs w:val="28"/>
        </w:rPr>
        <w:t xml:space="preserve">Finally, let’s modify the HTML Expression of the Tabular Form column </w:t>
      </w:r>
      <w:r w:rsidR="00283C33">
        <w:rPr>
          <w:sz w:val="28"/>
          <w:szCs w:val="28"/>
        </w:rPr>
        <w:t>MGR</w:t>
      </w:r>
      <w:r w:rsidRPr="008808A8">
        <w:rPr>
          <w:sz w:val="28"/>
          <w:szCs w:val="28"/>
        </w:rPr>
        <w:t xml:space="preserve"> to:</w:t>
      </w:r>
    </w:p>
    <w:p w14:paraId="06FE84AA" w14:textId="77777777" w:rsidR="00BA0234" w:rsidRDefault="00BA0234" w:rsidP="00BA0234">
      <w:pPr>
        <w:pStyle w:val="ListBulletSub"/>
        <w:numPr>
          <w:ilvl w:val="0"/>
          <w:numId w:val="0"/>
        </w:numPr>
      </w:pPr>
    </w:p>
    <w:p w14:paraId="6D34304B" w14:textId="77777777" w:rsidR="00BA0234" w:rsidRDefault="00283C33" w:rsidP="00BA0234">
      <w:pPr>
        <w:pStyle w:val="ListBulletSub"/>
        <w:numPr>
          <w:ilvl w:val="0"/>
          <w:numId w:val="0"/>
        </w:numPr>
        <w:rPr>
          <w:rStyle w:val="CodeCharacterInline"/>
          <w:sz w:val="20"/>
          <w:szCs w:val="20"/>
        </w:rPr>
      </w:pPr>
      <w:r w:rsidRPr="00283C33">
        <w:rPr>
          <w:rStyle w:val="CodeCharacterInline"/>
          <w:sz w:val="20"/>
          <w:szCs w:val="20"/>
        </w:rPr>
        <w:lastRenderedPageBreak/>
        <w:t>&lt;input type="text" id="f05_</w:t>
      </w:r>
      <w:r>
        <w:rPr>
          <w:rStyle w:val="CodeCharacterInline"/>
          <w:sz w:val="20"/>
          <w:szCs w:val="20"/>
        </w:rPr>
        <w:t>#ROWNUM#</w:t>
      </w:r>
      <w:r w:rsidRPr="00283C33">
        <w:rPr>
          <w:rStyle w:val="CodeCharacterInline"/>
          <w:sz w:val="20"/>
          <w:szCs w:val="20"/>
        </w:rPr>
        <w:t>" value="</w:t>
      </w:r>
      <w:r w:rsidR="002473B2">
        <w:rPr>
          <w:rStyle w:val="CodeCharacterInline"/>
          <w:sz w:val="20"/>
          <w:szCs w:val="20"/>
        </w:rPr>
        <w:t>#</w:t>
      </w:r>
      <w:r>
        <w:rPr>
          <w:rStyle w:val="CodeCharacterInline"/>
          <w:sz w:val="20"/>
          <w:szCs w:val="20"/>
        </w:rPr>
        <w:t>MGR</w:t>
      </w:r>
      <w:r w:rsidR="002473B2">
        <w:rPr>
          <w:rStyle w:val="CodeCharacterInline"/>
          <w:sz w:val="20"/>
          <w:szCs w:val="20"/>
        </w:rPr>
        <w:t>#</w:t>
      </w:r>
      <w:r w:rsidRPr="00283C33">
        <w:rPr>
          <w:rStyle w:val="CodeCharacterInline"/>
          <w:sz w:val="20"/>
          <w:szCs w:val="20"/>
        </w:rPr>
        <w:t>" maxlength="2000" size="16" name="f05" autocomplete="off"&gt;</w:t>
      </w:r>
    </w:p>
    <w:p w14:paraId="062D927A" w14:textId="77777777" w:rsidR="00283C33" w:rsidRDefault="00283C33" w:rsidP="00BA0234">
      <w:pPr>
        <w:pStyle w:val="ListBulletSub"/>
        <w:numPr>
          <w:ilvl w:val="0"/>
          <w:numId w:val="0"/>
        </w:numPr>
      </w:pPr>
    </w:p>
    <w:p w14:paraId="1D591515" w14:textId="77777777" w:rsidR="00E94ADF" w:rsidRDefault="00E94ADF" w:rsidP="00BA0234">
      <w:pPr>
        <w:pStyle w:val="ListBulletSub"/>
        <w:numPr>
          <w:ilvl w:val="0"/>
          <w:numId w:val="0"/>
        </w:numPr>
        <w:rPr>
          <w:sz w:val="28"/>
          <w:szCs w:val="28"/>
        </w:rPr>
      </w:pPr>
      <w:r>
        <w:rPr>
          <w:sz w:val="28"/>
          <w:szCs w:val="28"/>
        </w:rPr>
        <w:t>We will also need to change the Column Properties from “Display as Text…” to “Standard Report Column”.</w:t>
      </w:r>
    </w:p>
    <w:p w14:paraId="7D8A9A65" w14:textId="77777777" w:rsidR="00E94ADF" w:rsidRDefault="00E94ADF" w:rsidP="00BA0234">
      <w:pPr>
        <w:pStyle w:val="ListBulletSub"/>
        <w:numPr>
          <w:ilvl w:val="0"/>
          <w:numId w:val="0"/>
        </w:numPr>
        <w:rPr>
          <w:sz w:val="28"/>
          <w:szCs w:val="28"/>
        </w:rPr>
      </w:pPr>
    </w:p>
    <w:p w14:paraId="495217BE" w14:textId="77777777" w:rsidR="00BA0234" w:rsidRPr="008808A8" w:rsidRDefault="00BA0234" w:rsidP="00BA0234">
      <w:pPr>
        <w:pStyle w:val="ListBulletSub"/>
        <w:numPr>
          <w:ilvl w:val="0"/>
          <w:numId w:val="0"/>
        </w:numPr>
        <w:rPr>
          <w:sz w:val="28"/>
          <w:szCs w:val="28"/>
        </w:rPr>
      </w:pPr>
      <w:r w:rsidRPr="008808A8">
        <w:rPr>
          <w:sz w:val="28"/>
          <w:szCs w:val="28"/>
        </w:rPr>
        <w:t xml:space="preserve">If we now run </w:t>
      </w:r>
      <w:r w:rsidR="00ED4266">
        <w:rPr>
          <w:sz w:val="28"/>
          <w:szCs w:val="28"/>
        </w:rPr>
        <w:t>the</w:t>
      </w:r>
      <w:r w:rsidRPr="008808A8">
        <w:rPr>
          <w:sz w:val="28"/>
          <w:szCs w:val="28"/>
        </w:rPr>
        <w:t xml:space="preserve"> </w:t>
      </w:r>
      <w:proofErr w:type="gramStart"/>
      <w:r w:rsidRPr="008808A8">
        <w:rPr>
          <w:sz w:val="28"/>
          <w:szCs w:val="28"/>
        </w:rPr>
        <w:t>page,</w:t>
      </w:r>
      <w:proofErr w:type="gramEnd"/>
      <w:r w:rsidRPr="008808A8">
        <w:rPr>
          <w:sz w:val="28"/>
          <w:szCs w:val="28"/>
        </w:rPr>
        <w:t xml:space="preserve"> edit the </w:t>
      </w:r>
      <w:r w:rsidR="00283C33">
        <w:rPr>
          <w:sz w:val="28"/>
          <w:szCs w:val="28"/>
        </w:rPr>
        <w:t>MGR SEARCH</w:t>
      </w:r>
      <w:r w:rsidRPr="008808A8">
        <w:rPr>
          <w:sz w:val="28"/>
          <w:szCs w:val="28"/>
        </w:rPr>
        <w:t xml:space="preserve"> column and start typing, we should get</w:t>
      </w:r>
      <w:r w:rsidR="00283C33">
        <w:rPr>
          <w:sz w:val="28"/>
          <w:szCs w:val="28"/>
        </w:rPr>
        <w:t xml:space="preserve"> the list of the managers. If we select one of them, the entry in the column MGR should change to the corresponding EMPNO of the selected ENAME. The result should look </w:t>
      </w:r>
      <w:r w:rsidRPr="008808A8">
        <w:rPr>
          <w:sz w:val="28"/>
          <w:szCs w:val="28"/>
        </w:rPr>
        <w:t>similar to the one in the following figure:</w:t>
      </w:r>
    </w:p>
    <w:p w14:paraId="6D65A205" w14:textId="77777777" w:rsidR="00BA0234" w:rsidRPr="00BA0234" w:rsidRDefault="00BA0234" w:rsidP="00BA0234"/>
    <w:p w14:paraId="6F059D63" w14:textId="77777777" w:rsidR="00BA0234" w:rsidRDefault="00D463E0" w:rsidP="00BA0234">
      <w:r>
        <w:rPr>
          <w:noProof/>
        </w:rPr>
        <w:drawing>
          <wp:inline distT="0" distB="0" distL="0" distR="0" wp14:anchorId="0F550C87" wp14:editId="4CCE3F81">
            <wp:extent cx="5184140" cy="139827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84140" cy="1398274"/>
                    </a:xfrm>
                    <a:prstGeom prst="rect">
                      <a:avLst/>
                    </a:prstGeom>
                  </pic:spPr>
                </pic:pic>
              </a:graphicData>
            </a:graphic>
          </wp:inline>
        </w:drawing>
      </w:r>
    </w:p>
    <w:p w14:paraId="4573DDAB" w14:textId="77777777" w:rsidR="00D463E0" w:rsidRDefault="00D463E0" w:rsidP="00BA0234">
      <w:r>
        <w:rPr>
          <w:noProof/>
        </w:rPr>
        <mc:AlternateContent>
          <mc:Choice Requires="wps">
            <w:drawing>
              <wp:anchor distT="0" distB="0" distL="114300" distR="114300" simplePos="0" relativeHeight="251821056" behindDoc="0" locked="0" layoutInCell="1" allowOverlap="1" wp14:anchorId="1F671500" wp14:editId="509D725F">
                <wp:simplePos x="0" y="0"/>
                <wp:positionH relativeFrom="column">
                  <wp:posOffset>644525</wp:posOffset>
                </wp:positionH>
                <wp:positionV relativeFrom="paragraph">
                  <wp:posOffset>271780</wp:posOffset>
                </wp:positionV>
                <wp:extent cx="4265295" cy="514350"/>
                <wp:effectExtent l="0" t="0" r="1905" b="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F97B2" w14:textId="77777777" w:rsidR="0062523E" w:rsidRPr="00EC0BA1" w:rsidRDefault="0062523E" w:rsidP="00D463E0">
                            <w:pPr>
                              <w:pStyle w:val="FigureCaption"/>
                            </w:pPr>
                            <w:r>
                              <w:t>Figure 3.36: Tabular Form – Autocomplete on MGR column – Selecting Value from the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3" type="#_x0000_t202" style="position:absolute;margin-left:50.75pt;margin-top:21.4pt;width:335.85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" stroked="f">
                <v:textbox inset="0,0,0,0">
                  <w:txbxContent>
                    <w:p w:rsidR="00A97698" w:rsidRPr="00EC0BA1" w:rsidRDefault="00A97698" w:rsidP="00D463E0">
                      <w:pPr>
                        <w:pStyle w:val="FigureCaption"/>
                      </w:pPr>
                      <w:r>
                        <w:t>Figure 3.36: Tabular Form – Autocomplete on MGR column – Selecting Value from the List</w:t>
                      </w:r>
                    </w:p>
                  </w:txbxContent>
                </v:textbox>
                <w10:wrap type="topAndBottom"/>
              </v:shape>
            </w:pict>
          </mc:Fallback>
        </mc:AlternateContent>
      </w:r>
    </w:p>
    <w:p w14:paraId="090BC8F5" w14:textId="77777777" w:rsidR="00D463E0" w:rsidRDefault="00D463E0" w:rsidP="00BA0234">
      <w:r>
        <w:t>If we now change the value and select another manager, the MGR column value should change correspondingly:</w:t>
      </w:r>
    </w:p>
    <w:p w14:paraId="24291EB2" w14:textId="77777777" w:rsidR="00D463E0" w:rsidRDefault="00D463E0" w:rsidP="00BA0234"/>
    <w:p w14:paraId="588B5546" w14:textId="77777777" w:rsidR="00D463E0" w:rsidRDefault="00D463E0" w:rsidP="00BA0234">
      <w:r>
        <w:rPr>
          <w:noProof/>
        </w:rPr>
        <w:drawing>
          <wp:inline distT="0" distB="0" distL="0" distR="0" wp14:anchorId="43398A64" wp14:editId="117EFD0A">
            <wp:extent cx="5184140" cy="1410399"/>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84140" cy="1410399"/>
                    </a:xfrm>
                    <a:prstGeom prst="rect">
                      <a:avLst/>
                    </a:prstGeom>
                  </pic:spPr>
                </pic:pic>
              </a:graphicData>
            </a:graphic>
          </wp:inline>
        </w:drawing>
      </w:r>
    </w:p>
    <w:p w14:paraId="74534AA0" w14:textId="77777777" w:rsidR="00D463E0" w:rsidRDefault="00D463E0" w:rsidP="00BA0234">
      <w:r>
        <w:rPr>
          <w:noProof/>
        </w:rPr>
        <w:lastRenderedPageBreak/>
        <mc:AlternateContent>
          <mc:Choice Requires="wps">
            <w:drawing>
              <wp:anchor distT="0" distB="0" distL="114300" distR="114300" simplePos="0" relativeHeight="251823104" behindDoc="0" locked="0" layoutInCell="1" allowOverlap="1" wp14:anchorId="4FBE32E3" wp14:editId="4EB30887">
                <wp:simplePos x="0" y="0"/>
                <wp:positionH relativeFrom="column">
                  <wp:posOffset>711200</wp:posOffset>
                </wp:positionH>
                <wp:positionV relativeFrom="paragraph">
                  <wp:posOffset>219710</wp:posOffset>
                </wp:positionV>
                <wp:extent cx="4265295" cy="514350"/>
                <wp:effectExtent l="0" t="0" r="1905"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7964A" w14:textId="77777777" w:rsidR="0062523E" w:rsidRPr="00EC0BA1" w:rsidRDefault="0062523E" w:rsidP="00D463E0">
                            <w:pPr>
                              <w:pStyle w:val="FigureCaption"/>
                            </w:pPr>
                            <w:r>
                              <w:t>Figure 3.37: Tabular Form – Autocomplete on MGR column – Returned Key 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4" type="#_x0000_t202" style="position:absolute;margin-left:56pt;margin-top:17.3pt;width:335.85pt;height:4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" stroked="f">
                <v:textbox inset="0,0,0,0">
                  <w:txbxContent>
                    <w:p w:rsidR="00A97698" w:rsidRPr="00EC0BA1" w:rsidRDefault="00A97698" w:rsidP="00D463E0">
                      <w:pPr>
                        <w:pStyle w:val="FigureCaption"/>
                      </w:pPr>
                      <w:r>
                        <w:t>Figure 3.37: Tabular Form – Autocomplete on MGR column – Returned Key Value</w:t>
                      </w:r>
                    </w:p>
                  </w:txbxContent>
                </v:textbox>
                <w10:wrap type="topAndBottom"/>
              </v:shape>
            </w:pict>
          </mc:Fallback>
        </mc:AlternateContent>
      </w:r>
    </w:p>
    <w:p w14:paraId="3A62C10E" w14:textId="77777777" w:rsidR="00D463E0" w:rsidRDefault="00596588" w:rsidP="00BA0234">
      <w:r>
        <w:t>We can now hide the MGR column by changing the HTML Expression from type text to type hidden:</w:t>
      </w:r>
    </w:p>
    <w:p w14:paraId="79950355" w14:textId="77777777" w:rsidR="00596588" w:rsidRDefault="00596588" w:rsidP="00596588">
      <w:pPr>
        <w:pStyle w:val="ListBulletSub"/>
        <w:numPr>
          <w:ilvl w:val="0"/>
          <w:numId w:val="0"/>
        </w:numPr>
      </w:pPr>
    </w:p>
    <w:p w14:paraId="64ADDE7F" w14:textId="77777777" w:rsidR="00596588" w:rsidRDefault="00596588" w:rsidP="00596588">
      <w:pPr>
        <w:pStyle w:val="ListBulletSub"/>
        <w:numPr>
          <w:ilvl w:val="0"/>
          <w:numId w:val="0"/>
        </w:numPr>
        <w:rPr>
          <w:rStyle w:val="CodeCharacterInline"/>
          <w:sz w:val="20"/>
          <w:szCs w:val="20"/>
        </w:rPr>
      </w:pPr>
      <w:r w:rsidRPr="00283C33">
        <w:rPr>
          <w:rStyle w:val="CodeCharacterInline"/>
          <w:sz w:val="20"/>
          <w:szCs w:val="20"/>
        </w:rPr>
        <w:t>&lt;input type="</w:t>
      </w:r>
      <w:r>
        <w:rPr>
          <w:rStyle w:val="CodeCharacterInline"/>
          <w:sz w:val="20"/>
          <w:szCs w:val="20"/>
        </w:rPr>
        <w:t>hidden</w:t>
      </w:r>
      <w:r w:rsidRPr="00283C33">
        <w:rPr>
          <w:rStyle w:val="CodeCharacterInline"/>
          <w:sz w:val="20"/>
          <w:szCs w:val="20"/>
        </w:rPr>
        <w:t>" id="f05_</w:t>
      </w:r>
      <w:r>
        <w:rPr>
          <w:rStyle w:val="CodeCharacterInline"/>
          <w:sz w:val="20"/>
          <w:szCs w:val="20"/>
        </w:rPr>
        <w:t>#ROWNUM#</w:t>
      </w:r>
      <w:r w:rsidRPr="00283C33">
        <w:rPr>
          <w:rStyle w:val="CodeCharacterInline"/>
          <w:sz w:val="20"/>
          <w:szCs w:val="20"/>
        </w:rPr>
        <w:t>" value="</w:t>
      </w:r>
      <w:r>
        <w:rPr>
          <w:rStyle w:val="CodeCharacterInline"/>
          <w:sz w:val="20"/>
          <w:szCs w:val="20"/>
        </w:rPr>
        <w:t>#MGR#</w:t>
      </w:r>
      <w:r w:rsidRPr="00283C33">
        <w:rPr>
          <w:rStyle w:val="CodeCharacterInline"/>
          <w:sz w:val="20"/>
          <w:szCs w:val="20"/>
        </w:rPr>
        <w:t>" maxlength="2000" size="16" name="f05" autocomplete="off"&gt;</w:t>
      </w:r>
    </w:p>
    <w:p w14:paraId="7D3D8979" w14:textId="77777777" w:rsidR="00596588" w:rsidRDefault="00596588" w:rsidP="00596588">
      <w:pPr>
        <w:pStyle w:val="ListBulletSub"/>
        <w:numPr>
          <w:ilvl w:val="0"/>
          <w:numId w:val="0"/>
        </w:numPr>
      </w:pPr>
    </w:p>
    <w:p w14:paraId="3CCFD0E8" w14:textId="77777777" w:rsidR="00D463E0" w:rsidRDefault="008F5E29" w:rsidP="00BA0234">
      <w:proofErr w:type="gramStart"/>
      <w:r>
        <w:t>and</w:t>
      </w:r>
      <w:proofErr w:type="gramEnd"/>
      <w:r w:rsidR="00A1580A">
        <w:t xml:space="preserve"> remove the column heading and in the Report Attributes.</w:t>
      </w:r>
    </w:p>
    <w:p w14:paraId="0B8E2821" w14:textId="77777777" w:rsidR="008F5E29" w:rsidRPr="009F34CF" w:rsidRDefault="008F5E29" w:rsidP="008F5E29">
      <w:pPr>
        <w:pStyle w:val="NoteTipCaution"/>
      </w:pPr>
      <w:r>
        <w:t>CAUTION</w:t>
      </w:r>
      <w:r w:rsidRPr="009F34CF">
        <w:t xml:space="preserve">: </w:t>
      </w:r>
      <w:r>
        <w:t xml:space="preserve">Moving the column to the end of the report or simply changing </w:t>
      </w:r>
      <w:proofErr w:type="gramStart"/>
      <w:r>
        <w:t>it’s</w:t>
      </w:r>
      <w:proofErr w:type="gramEnd"/>
      <w:r>
        <w:t xml:space="preserve"> position will cause an error while trying to submit the page. The arrays will change while changing positions. If you still want to do that, undo the changes in the HTML Expression, change the parameters in the function used in the SQL, check your processes, procedures and functions in order to make sure you are referencing the right array and then move the column. </w:t>
      </w:r>
    </w:p>
    <w:p w14:paraId="67A63747" w14:textId="77777777" w:rsidR="002E373D" w:rsidRPr="00BB3CCA" w:rsidRDefault="002E373D" w:rsidP="002E373D">
      <w:pPr>
        <w:pStyle w:val="Heading2"/>
      </w:pPr>
      <w:r>
        <w:t>Clone Rows</w:t>
      </w:r>
      <w:r w:rsidR="001E2A1F">
        <w:t xml:space="preserve"> (in the case you really, really need this)</w:t>
      </w:r>
    </w:p>
    <w:p w14:paraId="6EA38EF5" w14:textId="77777777" w:rsidR="00A1580A" w:rsidRDefault="002E373D" w:rsidP="002E373D">
      <w:pPr>
        <w:rPr>
          <w:szCs w:val="28"/>
        </w:rPr>
      </w:pPr>
      <w:r>
        <w:rPr>
          <w:szCs w:val="28"/>
        </w:rPr>
        <w:t xml:space="preserve">In one of my recent projects customer had a requirement to easily clone rows in a tabular form. With help of my colleague and friend </w:t>
      </w:r>
      <w:proofErr w:type="spellStart"/>
      <w:r>
        <w:rPr>
          <w:szCs w:val="28"/>
        </w:rPr>
        <w:t>Linh</w:t>
      </w:r>
      <w:proofErr w:type="spellEnd"/>
      <w:r>
        <w:rPr>
          <w:szCs w:val="28"/>
        </w:rPr>
        <w:t xml:space="preserve"> </w:t>
      </w:r>
      <w:proofErr w:type="spellStart"/>
      <w:r>
        <w:rPr>
          <w:szCs w:val="28"/>
        </w:rPr>
        <w:t>Dinh</w:t>
      </w:r>
      <w:proofErr w:type="spellEnd"/>
    </w:p>
    <w:p w14:paraId="13B049FD" w14:textId="77777777" w:rsidR="002E373D" w:rsidRDefault="002E373D" w:rsidP="002E373D">
      <w:r w:rsidRPr="002E373D">
        <w:rPr>
          <w:rFonts w:ascii="Times New Roman" w:hAnsi="Times New Roman"/>
          <w:i/>
          <w:szCs w:val="28"/>
        </w:rPr>
        <w:t>http://www.dinh.de/wordpress/</w:t>
      </w:r>
    </w:p>
    <w:p w14:paraId="6D13217C" w14:textId="77777777" w:rsidR="00EE1259" w:rsidRDefault="00C15879" w:rsidP="00BA0234">
      <w:proofErr w:type="gramStart"/>
      <w:r>
        <w:t>we</w:t>
      </w:r>
      <w:proofErr w:type="gramEnd"/>
      <w:r w:rsidR="002E373D">
        <w:t xml:space="preserve"> developed a small piece of code which does that. The goal was to clone </w:t>
      </w:r>
      <w:r w:rsidR="00EE1259">
        <w:t xml:space="preserve">one or more </w:t>
      </w:r>
      <w:r w:rsidR="002E373D">
        <w:t>row</w:t>
      </w:r>
      <w:r w:rsidR="00EE1259">
        <w:t xml:space="preserve">s, change and save them. The idea behind that is quite interesting. Eventually the existing functionality for adding rows could be extended in the way that adding of new rows could be possible at any position in a table and not always at the end. In some cases this could speed up the process of creating of new records. Let us show how that works. </w:t>
      </w:r>
    </w:p>
    <w:p w14:paraId="11F88331" w14:textId="77777777" w:rsidR="00A1580A" w:rsidRDefault="00EE1259" w:rsidP="00BA0234">
      <w:r>
        <w:t>We will need to do couple of things and prepare a new page for a demonstration of this small feature:</w:t>
      </w:r>
    </w:p>
    <w:p w14:paraId="05CDAD12" w14:textId="77777777" w:rsidR="00EE1259" w:rsidRDefault="00EE1259" w:rsidP="00EE1259">
      <w:pPr>
        <w:pStyle w:val="ListBulletSub"/>
      </w:pPr>
      <w:r>
        <w:lastRenderedPageBreak/>
        <w:t xml:space="preserve">Copy the page 1 to page </w:t>
      </w:r>
      <w:r w:rsidR="007B6990">
        <w:t>4</w:t>
      </w:r>
      <w:r>
        <w:t xml:space="preserve"> and remove all of the custom coding we created.</w:t>
      </w:r>
    </w:p>
    <w:p w14:paraId="3E753CD8" w14:textId="77777777" w:rsidR="00EE1259" w:rsidRDefault="00EE1259" w:rsidP="00EE1259">
      <w:pPr>
        <w:pStyle w:val="ListBulletSub"/>
      </w:pPr>
      <w:r>
        <w:t>Change the SQL of the Tabular Form report.</w:t>
      </w:r>
    </w:p>
    <w:p w14:paraId="32ABF1E0" w14:textId="77777777" w:rsidR="00A1580A" w:rsidRDefault="00EE1259" w:rsidP="00BA0234">
      <w:pPr>
        <w:pStyle w:val="ListBulletSub"/>
      </w:pPr>
      <w:r>
        <w:t xml:space="preserve">Add a small </w:t>
      </w:r>
      <w:proofErr w:type="spellStart"/>
      <w:r>
        <w:t>javascript</w:t>
      </w:r>
      <w:proofErr w:type="spellEnd"/>
      <w:r>
        <w:t xml:space="preserve"> to the page header.</w:t>
      </w:r>
    </w:p>
    <w:p w14:paraId="096AFC30" w14:textId="77777777" w:rsidR="009A4EE3" w:rsidRDefault="009A4EE3" w:rsidP="00BA0234">
      <w:pPr>
        <w:pStyle w:val="ListBulletSub"/>
      </w:pPr>
      <w:r>
        <w:t>Modify the column holding the image / link for this process.</w:t>
      </w:r>
    </w:p>
    <w:p w14:paraId="685980CC" w14:textId="77777777" w:rsidR="009A4EE3" w:rsidRDefault="009A4EE3" w:rsidP="009A4EE3">
      <w:pPr>
        <w:pStyle w:val="ListBulletSub"/>
        <w:numPr>
          <w:ilvl w:val="0"/>
          <w:numId w:val="0"/>
        </w:numPr>
        <w:ind w:left="720"/>
      </w:pPr>
    </w:p>
    <w:p w14:paraId="4CAEF743" w14:textId="77777777" w:rsidR="002E373D" w:rsidRDefault="00EE1259" w:rsidP="00BA0234">
      <w:r>
        <w:t>New (old) SQL for the Tabular Form report on the new page would be:</w:t>
      </w:r>
    </w:p>
    <w:p w14:paraId="6F50A76B" w14:textId="77777777" w:rsidR="00EE1259" w:rsidRDefault="00EE1259" w:rsidP="00EE1259">
      <w:pPr>
        <w:autoSpaceDE w:val="0"/>
        <w:autoSpaceDN w:val="0"/>
        <w:adjustRightInd w:val="0"/>
        <w:spacing w:after="0"/>
        <w:rPr>
          <w:rStyle w:val="CodeCharacterInline"/>
          <w:rFonts w:eastAsiaTheme="minorHAnsi"/>
          <w:sz w:val="20"/>
          <w:szCs w:val="20"/>
          <w:highlight w:val="white"/>
        </w:rPr>
      </w:pPr>
      <w:r w:rsidRPr="00EE1259">
        <w:rPr>
          <w:rStyle w:val="CodeCharacterInline"/>
          <w:rFonts w:eastAsiaTheme="minorHAnsi"/>
          <w:sz w:val="20"/>
          <w:szCs w:val="20"/>
          <w:highlight w:val="white"/>
        </w:rPr>
        <w:t xml:space="preserve">SELECT empno, NULL </w:t>
      </w:r>
      <w:r w:rsidR="009A4EE3">
        <w:rPr>
          <w:rStyle w:val="CodeCharacterInline"/>
          <w:rFonts w:eastAsiaTheme="minorHAnsi"/>
          <w:sz w:val="20"/>
          <w:szCs w:val="20"/>
          <w:highlight w:val="white"/>
        </w:rPr>
        <w:t>clone</w:t>
      </w:r>
      <w:r w:rsidRPr="00EE1259">
        <w:rPr>
          <w:rStyle w:val="CodeCharacterInline"/>
          <w:rFonts w:eastAsiaTheme="minorHAnsi"/>
          <w:sz w:val="20"/>
          <w:szCs w:val="20"/>
          <w:highlight w:val="white"/>
        </w:rPr>
        <w:t xml:space="preserve">, empno empno_display, ename, job, mgr, </w:t>
      </w:r>
      <w:r>
        <w:rPr>
          <w:rStyle w:val="CodeCharacterInline"/>
          <w:rFonts w:eastAsiaTheme="minorHAnsi"/>
          <w:sz w:val="20"/>
          <w:szCs w:val="20"/>
          <w:highlight w:val="white"/>
        </w:rPr>
        <w:t xml:space="preserve"> </w:t>
      </w:r>
    </w:p>
    <w:p w14:paraId="0433AB29" w14:textId="77777777" w:rsidR="00EE1259" w:rsidRPr="00EE1259" w:rsidRDefault="00EE1259" w:rsidP="00EE1259">
      <w:pPr>
        <w:autoSpaceDE w:val="0"/>
        <w:autoSpaceDN w:val="0"/>
        <w:adjustRightInd w:val="0"/>
        <w:spacing w:after="0"/>
        <w:rPr>
          <w:rStyle w:val="CodeCharacterInline"/>
          <w:rFonts w:eastAsiaTheme="minorHAnsi"/>
          <w:sz w:val="20"/>
          <w:szCs w:val="20"/>
          <w:highlight w:val="white"/>
        </w:rPr>
      </w:pPr>
      <w:r>
        <w:rPr>
          <w:rStyle w:val="CodeCharacterInline"/>
          <w:rFonts w:eastAsiaTheme="minorHAnsi"/>
          <w:sz w:val="20"/>
          <w:szCs w:val="20"/>
          <w:highlight w:val="white"/>
        </w:rPr>
        <w:t xml:space="preserve">       </w:t>
      </w:r>
      <w:r w:rsidRPr="00EE1259">
        <w:rPr>
          <w:rStyle w:val="CodeCharacterInline"/>
          <w:rFonts w:eastAsiaTheme="minorHAnsi"/>
          <w:sz w:val="20"/>
          <w:szCs w:val="20"/>
          <w:highlight w:val="white"/>
        </w:rPr>
        <w:t>hiredate, sal,</w:t>
      </w:r>
      <w:r>
        <w:rPr>
          <w:rStyle w:val="CodeCharacterInline"/>
          <w:rFonts w:eastAsiaTheme="minorHAnsi"/>
          <w:sz w:val="20"/>
          <w:szCs w:val="20"/>
          <w:highlight w:val="white"/>
        </w:rPr>
        <w:t xml:space="preserve"> </w:t>
      </w:r>
      <w:r w:rsidRPr="00EE1259">
        <w:rPr>
          <w:rStyle w:val="CodeCharacterInline"/>
          <w:rFonts w:eastAsiaTheme="minorHAnsi"/>
          <w:sz w:val="20"/>
          <w:szCs w:val="20"/>
          <w:highlight w:val="white"/>
        </w:rPr>
        <w:t>comm, deptno, valid</w:t>
      </w:r>
    </w:p>
    <w:p w14:paraId="4D39FDF7" w14:textId="77777777" w:rsidR="00EE1259" w:rsidRPr="00EE1259" w:rsidRDefault="00EE1259" w:rsidP="00EE1259">
      <w:pPr>
        <w:rPr>
          <w:rStyle w:val="CodeCharacterInline"/>
          <w:sz w:val="20"/>
          <w:szCs w:val="20"/>
        </w:rPr>
      </w:pPr>
      <w:r w:rsidRPr="00EE1259">
        <w:rPr>
          <w:rStyle w:val="CodeCharacterInline"/>
          <w:rFonts w:eastAsiaTheme="minorHAnsi"/>
          <w:sz w:val="20"/>
          <w:szCs w:val="20"/>
          <w:highlight w:val="white"/>
        </w:rPr>
        <w:t xml:space="preserve">  FROM emp</w:t>
      </w:r>
    </w:p>
    <w:p w14:paraId="44D0BDCE" w14:textId="77777777" w:rsidR="002E373D" w:rsidRDefault="00EE1259" w:rsidP="00BA0234">
      <w:r>
        <w:t xml:space="preserve">We will create a new column </w:t>
      </w:r>
      <w:r w:rsidR="009A4EE3">
        <w:t>CLONE</w:t>
      </w:r>
      <w:r>
        <w:t xml:space="preserve">, to hold the image for cloning of the </w:t>
      </w:r>
      <w:r w:rsidR="009A4EE3">
        <w:t>selected row. We will need to move that new column right after the checkbox. We will edit the column properties and put a link in the HTML Expression</w:t>
      </w:r>
    </w:p>
    <w:p w14:paraId="170E4FD8" w14:textId="77777777" w:rsidR="009A4EE3" w:rsidRPr="009A4EE3" w:rsidRDefault="009A4EE3" w:rsidP="00816FF6">
      <w:pPr>
        <w:pStyle w:val="CodeListing"/>
        <w:rPr>
          <w:rStyle w:val="CodeCharacterInline"/>
          <w:sz w:val="20"/>
          <w:szCs w:val="20"/>
        </w:rPr>
      </w:pPr>
      <w:r w:rsidRPr="009A4EE3">
        <w:rPr>
          <w:rStyle w:val="CodeCharacterInline"/>
          <w:sz w:val="20"/>
          <w:szCs w:val="20"/>
        </w:rPr>
        <w:t>&lt;a href="#" onclick="javascript:fn_CloneRow(this);"&gt;</w:t>
      </w:r>
    </w:p>
    <w:p w14:paraId="1B19DA4D" w14:textId="77777777" w:rsidR="009A4EE3" w:rsidRPr="009A4EE3" w:rsidRDefault="009A4EE3" w:rsidP="00816FF6">
      <w:pPr>
        <w:pStyle w:val="CodeListing"/>
        <w:rPr>
          <w:rStyle w:val="CodeCharacterInline"/>
          <w:sz w:val="20"/>
          <w:szCs w:val="20"/>
        </w:rPr>
      </w:pPr>
      <w:r w:rsidRPr="009A4EE3">
        <w:rPr>
          <w:rStyle w:val="CodeCharacterInline"/>
          <w:sz w:val="20"/>
          <w:szCs w:val="20"/>
        </w:rPr>
        <w:t>&lt;img src="#IMAGE_PREFIX#copy.gif" alt=""&gt;&lt;/a&gt;</w:t>
      </w:r>
    </w:p>
    <w:p w14:paraId="49D884BA" w14:textId="77777777" w:rsidR="009A4EE3" w:rsidRDefault="009A4EE3" w:rsidP="00BA0234">
      <w:r>
        <w:t>We will also change the Column Attributes &gt; Display As &gt; Standard Report Column.</w:t>
      </w:r>
    </w:p>
    <w:p w14:paraId="1268BBB9" w14:textId="77777777" w:rsidR="009A4EE3" w:rsidRDefault="009A4EE3" w:rsidP="00BA0234">
      <w:proofErr w:type="spellStart"/>
      <w:r>
        <w:t>Finaly</w:t>
      </w:r>
      <w:proofErr w:type="spellEnd"/>
      <w:r>
        <w:t xml:space="preserve">, we will add a small </w:t>
      </w:r>
      <w:proofErr w:type="spellStart"/>
      <w:r>
        <w:t>javascript</w:t>
      </w:r>
      <w:proofErr w:type="spellEnd"/>
      <w:r>
        <w:t xml:space="preserve"> to the page header:</w:t>
      </w:r>
    </w:p>
    <w:p w14:paraId="56F66E1D" w14:textId="77777777" w:rsidR="009A4EE3" w:rsidRPr="00FD3D24" w:rsidRDefault="009A4EE3" w:rsidP="00816FF6">
      <w:pPr>
        <w:pStyle w:val="CodeListing"/>
      </w:pPr>
      <w:r w:rsidRPr="00FD3D24">
        <w:t>&lt;script type="text/javascript"&gt;</w:t>
      </w:r>
    </w:p>
    <w:p w14:paraId="46EB3A6F" w14:textId="77777777" w:rsidR="009A4EE3" w:rsidRPr="00FD3D24" w:rsidRDefault="009A4EE3" w:rsidP="00816FF6">
      <w:pPr>
        <w:pStyle w:val="CodeListing"/>
      </w:pPr>
      <w:r w:rsidRPr="00FD3D24">
        <w:t>function fn_delete(pThis)</w:t>
      </w:r>
    </w:p>
    <w:p w14:paraId="492D7D61" w14:textId="77777777" w:rsidR="009A4EE3" w:rsidRPr="00FD3D24" w:rsidRDefault="009A4EE3" w:rsidP="00816FF6">
      <w:pPr>
        <w:pStyle w:val="CodeListing"/>
      </w:pPr>
      <w:r w:rsidRPr="00FD3D24">
        <w:t>{</w:t>
      </w:r>
    </w:p>
    <w:p w14:paraId="712FCFE5" w14:textId="77777777" w:rsidR="009A4EE3" w:rsidRPr="00FD3D24" w:rsidRDefault="009A4EE3" w:rsidP="00816FF6">
      <w:pPr>
        <w:pStyle w:val="CodeListing"/>
      </w:pPr>
      <w:r w:rsidRPr="00FD3D24">
        <w:t xml:space="preserve">   var l_tr=$x_UpTill(pThis,'TR');</w:t>
      </w:r>
    </w:p>
    <w:p w14:paraId="52478657" w14:textId="77777777" w:rsidR="009A4EE3" w:rsidRPr="00FD3D24" w:rsidRDefault="009A4EE3" w:rsidP="00816FF6">
      <w:pPr>
        <w:pStyle w:val="CodeListing"/>
      </w:pPr>
      <w:r w:rsidRPr="00FD3D24">
        <w:t xml:space="preserve">   l_tr.parentNode.removeChild(l_tr);</w:t>
      </w:r>
    </w:p>
    <w:p w14:paraId="1CF9A514" w14:textId="77777777" w:rsidR="009A4EE3" w:rsidRPr="00FD3D24" w:rsidRDefault="009A4EE3" w:rsidP="00816FF6">
      <w:pPr>
        <w:pStyle w:val="CodeListing"/>
      </w:pPr>
      <w:r w:rsidRPr="00FD3D24">
        <w:t>}</w:t>
      </w:r>
    </w:p>
    <w:p w14:paraId="303EB234" w14:textId="77777777" w:rsidR="009A4EE3" w:rsidRPr="00FD3D24" w:rsidRDefault="009A4EE3" w:rsidP="00816FF6">
      <w:pPr>
        <w:pStyle w:val="CodeListing"/>
      </w:pPr>
    </w:p>
    <w:p w14:paraId="704748BC" w14:textId="77777777" w:rsidR="009A4EE3" w:rsidRPr="00FD3D24" w:rsidRDefault="009A4EE3" w:rsidP="00816FF6">
      <w:pPr>
        <w:pStyle w:val="CodeListing"/>
      </w:pPr>
      <w:r w:rsidRPr="00FD3D24">
        <w:t>function fn_CloneRow(pThis) {</w:t>
      </w:r>
    </w:p>
    <w:p w14:paraId="79BE37F3" w14:textId="77777777" w:rsidR="009A4EE3" w:rsidRPr="00FD3D24" w:rsidRDefault="009A4EE3" w:rsidP="00816FF6">
      <w:pPr>
        <w:pStyle w:val="CodeListing"/>
      </w:pPr>
      <w:r w:rsidRPr="00FD3D24">
        <w:t>$(pThis).parent().parent().clone(true,false).insertAfter($(pThis).parent().parent());</w:t>
      </w:r>
    </w:p>
    <w:p w14:paraId="11755599" w14:textId="77777777" w:rsidR="009A4EE3" w:rsidRPr="00FD3D24" w:rsidRDefault="009A4EE3" w:rsidP="00816FF6">
      <w:pPr>
        <w:pStyle w:val="CodeListing"/>
      </w:pPr>
    </w:p>
    <w:p w14:paraId="5D618CD9" w14:textId="77777777" w:rsidR="009A4EE3" w:rsidRPr="00FD3D24" w:rsidRDefault="009A4EE3" w:rsidP="00816FF6">
      <w:pPr>
        <w:pStyle w:val="CodeListing"/>
      </w:pPr>
      <w:r w:rsidRPr="00FD3D24">
        <w:tab/>
        <w:t>newRow = $(pThis).parent().parent().next();</w:t>
      </w:r>
    </w:p>
    <w:p w14:paraId="02653881" w14:textId="77777777" w:rsidR="009A4EE3" w:rsidRPr="00FD3D24" w:rsidRDefault="009A4EE3" w:rsidP="00816FF6">
      <w:pPr>
        <w:pStyle w:val="CodeListing"/>
      </w:pPr>
      <w:r w:rsidRPr="00FD3D24">
        <w:tab/>
        <w:t>newRow.find('[type=hidden]').val('');</w:t>
      </w:r>
    </w:p>
    <w:p w14:paraId="00354DE9" w14:textId="77777777" w:rsidR="009A4EE3" w:rsidRPr="00FD3D24" w:rsidRDefault="009A4EE3" w:rsidP="00816FF6">
      <w:pPr>
        <w:pStyle w:val="CodeListing"/>
      </w:pPr>
      <w:r w:rsidRPr="00FD3D24">
        <w:tab/>
        <w:t>newRow.find('[name=fcs]').val('Z');</w:t>
      </w:r>
    </w:p>
    <w:p w14:paraId="17FA9B19" w14:textId="77777777" w:rsidR="009A4EE3" w:rsidRPr="00FD3D24" w:rsidRDefault="009A4EE3" w:rsidP="00816FF6">
      <w:pPr>
        <w:pStyle w:val="CodeListing"/>
      </w:pPr>
      <w:r w:rsidRPr="00FD3D24">
        <w:tab/>
        <w:t>newRow.find('[type=checkbox]').remove();</w:t>
      </w:r>
    </w:p>
    <w:p w14:paraId="041CC215" w14:textId="77777777" w:rsidR="009A4EE3" w:rsidRPr="00FD3D24" w:rsidRDefault="009A4EE3" w:rsidP="00816FF6">
      <w:pPr>
        <w:pStyle w:val="CodeListing"/>
      </w:pPr>
      <w:r w:rsidRPr="00FD3D24">
        <w:tab/>
        <w:t>html_RowHighlight($(newRow).get(0),"#9E0200");</w:t>
      </w:r>
    </w:p>
    <w:p w14:paraId="5E4E4517" w14:textId="77777777" w:rsidR="009A4EE3" w:rsidRPr="00FD3D24" w:rsidRDefault="009A4EE3" w:rsidP="00816FF6">
      <w:pPr>
        <w:pStyle w:val="CodeListing"/>
      </w:pPr>
    </w:p>
    <w:p w14:paraId="7BBD7CA9" w14:textId="77777777" w:rsidR="009A4EE3" w:rsidRPr="00FD3D24" w:rsidRDefault="009A4EE3" w:rsidP="00816FF6">
      <w:pPr>
        <w:pStyle w:val="CodeListing"/>
      </w:pPr>
      <w:r w:rsidRPr="00FD3D24">
        <w:tab/>
        <w:t>// Delete Cloned Row</w:t>
      </w:r>
    </w:p>
    <w:p w14:paraId="2F646285" w14:textId="77777777" w:rsidR="009A4EE3" w:rsidRPr="00FD3D24" w:rsidRDefault="009A4EE3" w:rsidP="00816FF6">
      <w:pPr>
        <w:pStyle w:val="CodeListing"/>
      </w:pPr>
      <w:r w:rsidRPr="00FD3D24">
        <w:tab/>
        <w:t>newLink = $(newRow).find('img')[0];</w:t>
      </w:r>
    </w:p>
    <w:p w14:paraId="39245D5C" w14:textId="77777777" w:rsidR="009A4EE3" w:rsidRPr="00FD3D24" w:rsidRDefault="009A4EE3" w:rsidP="00816FF6">
      <w:pPr>
        <w:pStyle w:val="CodeListing"/>
      </w:pPr>
      <w:r w:rsidRPr="00FD3D24">
        <w:tab/>
        <w:t>newLink.src = '/i/del.gif';</w:t>
      </w:r>
    </w:p>
    <w:p w14:paraId="431E727B" w14:textId="77777777" w:rsidR="009A4EE3" w:rsidRPr="00FD3D24" w:rsidRDefault="009A4EE3" w:rsidP="00816FF6">
      <w:pPr>
        <w:pStyle w:val="CodeListing"/>
      </w:pPr>
      <w:r w:rsidRPr="00FD3D24">
        <w:tab/>
        <w:t>$(newLink).parent().removeAttr('onclick');</w:t>
      </w:r>
    </w:p>
    <w:p w14:paraId="021AAD48" w14:textId="77777777" w:rsidR="009A4EE3" w:rsidRPr="00FD3D24" w:rsidRDefault="009A4EE3" w:rsidP="00816FF6">
      <w:pPr>
        <w:pStyle w:val="CodeListing"/>
      </w:pPr>
      <w:r w:rsidRPr="00FD3D24">
        <w:tab/>
        <w:t>$(newLink).parent().get(0).onclick = function() {</w:t>
      </w:r>
    </w:p>
    <w:p w14:paraId="54765967" w14:textId="77777777" w:rsidR="009A4EE3" w:rsidRPr="00FD3D24" w:rsidRDefault="009A4EE3" w:rsidP="00816FF6">
      <w:pPr>
        <w:pStyle w:val="CodeListing"/>
      </w:pPr>
      <w:r w:rsidRPr="00FD3D24">
        <w:tab/>
        <w:t>fn_delete(this)};</w:t>
      </w:r>
    </w:p>
    <w:p w14:paraId="5B50B1BD" w14:textId="77777777" w:rsidR="009A4EE3" w:rsidRPr="00FD3D24" w:rsidRDefault="009A4EE3" w:rsidP="00816FF6">
      <w:pPr>
        <w:pStyle w:val="CodeListing"/>
      </w:pPr>
      <w:r w:rsidRPr="00FD3D24">
        <w:lastRenderedPageBreak/>
        <w:t>}</w:t>
      </w:r>
    </w:p>
    <w:p w14:paraId="41BF9107" w14:textId="77777777" w:rsidR="009A4EE3" w:rsidRPr="00FD3D24" w:rsidRDefault="009A4EE3" w:rsidP="00816FF6">
      <w:pPr>
        <w:pStyle w:val="CodeListing"/>
      </w:pPr>
      <w:r w:rsidRPr="00FD3D24">
        <w:t>&lt;/script&gt;</w:t>
      </w:r>
    </w:p>
    <w:p w14:paraId="6D2B8C90" w14:textId="77777777" w:rsidR="002E373D" w:rsidRDefault="00C15879" w:rsidP="00BA0234">
      <w:r>
        <w:rPr>
          <w:noProof/>
        </w:rPr>
        <mc:AlternateContent>
          <mc:Choice Requires="wps">
            <w:drawing>
              <wp:anchor distT="0" distB="0" distL="114300" distR="114300" simplePos="0" relativeHeight="251825152" behindDoc="0" locked="0" layoutInCell="1" allowOverlap="1" wp14:anchorId="455B099F" wp14:editId="508CE5CA">
                <wp:simplePos x="0" y="0"/>
                <wp:positionH relativeFrom="column">
                  <wp:posOffset>393065</wp:posOffset>
                </wp:positionH>
                <wp:positionV relativeFrom="paragraph">
                  <wp:posOffset>191770</wp:posOffset>
                </wp:positionV>
                <wp:extent cx="4265295" cy="514350"/>
                <wp:effectExtent l="0" t="0" r="1905" b="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C7DB9" w14:textId="77777777" w:rsidR="0062523E" w:rsidRPr="00B161E2" w:rsidRDefault="0062523E" w:rsidP="009A4EE3">
                            <w:pPr>
                              <w:pStyle w:val="FigureCaption"/>
                              <w:rPr>
                                <w:sz w:val="23"/>
                              </w:rPr>
                            </w:pPr>
                            <w:r>
                              <w:t>Snippet 3.18: Tabular Form – Javascript for Cloning Rows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5" type="#_x0000_t202" style="position:absolute;margin-left:30.95pt;margin-top:15.1pt;width:335.85pt;height:4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" stroked="f">
                <v:textbox inset="0,0,0,0">
                  <w:txbxContent>
                    <w:p w:rsidR="00A97698" w:rsidRPr="00B161E2" w:rsidRDefault="00A97698" w:rsidP="009A4EE3">
                      <w:pPr>
                        <w:pStyle w:val="FigureCaption"/>
                        <w:rPr>
                          <w:sz w:val="23"/>
                        </w:rPr>
                      </w:pPr>
                      <w:r>
                        <w:t>Snippet 3.18: Tabular Form – Javascript for Cloning Rows</w:t>
                      </w:r>
                    </w:p>
                  </w:txbxContent>
                </v:textbox>
                <w10:wrap type="topAndBottom"/>
              </v:shape>
            </w:pict>
          </mc:Fallback>
        </mc:AlternateContent>
      </w:r>
      <w:r>
        <w:t>Now, let’s look at the results.</w:t>
      </w:r>
    </w:p>
    <w:p w14:paraId="3ABC540B" w14:textId="77777777" w:rsidR="00C15879" w:rsidRDefault="00C15879" w:rsidP="00BA0234">
      <w:r>
        <w:rPr>
          <w:noProof/>
        </w:rPr>
        <mc:AlternateContent>
          <mc:Choice Requires="wps">
            <w:drawing>
              <wp:anchor distT="0" distB="0" distL="114300" distR="114300" simplePos="0" relativeHeight="251827200" behindDoc="0" locked="0" layoutInCell="1" allowOverlap="1" wp14:anchorId="485845BB" wp14:editId="7D77FE7B">
                <wp:simplePos x="0" y="0"/>
                <wp:positionH relativeFrom="column">
                  <wp:posOffset>796925</wp:posOffset>
                </wp:positionH>
                <wp:positionV relativeFrom="paragraph">
                  <wp:posOffset>1549400</wp:posOffset>
                </wp:positionV>
                <wp:extent cx="4265295" cy="514350"/>
                <wp:effectExtent l="0" t="0" r="1905"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29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20FFE" w14:textId="77777777" w:rsidR="0062523E" w:rsidRPr="00EC0BA1" w:rsidRDefault="0062523E" w:rsidP="00C15879">
                            <w:pPr>
                              <w:pStyle w:val="FigureCaption"/>
                            </w:pPr>
                            <w:r>
                              <w:t>Figure 3.38: Tabular Form – Cloning Rows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62.75pt;margin-top:122pt;width:335.85pt;height:4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OMfgIAAAg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" stroked="f">
                <v:textbox inset="0,0,0,0">
                  <w:txbxContent>
                    <w:p w:rsidR="00A97698" w:rsidRPr="00EC0BA1" w:rsidRDefault="00A97698" w:rsidP="00C15879">
                      <w:pPr>
                        <w:pStyle w:val="FigureCaption"/>
                      </w:pPr>
                      <w:r>
                        <w:t>Figure 3.38: Tabular Form – Cloning Rows</w:t>
                      </w:r>
                    </w:p>
                  </w:txbxContent>
                </v:textbox>
                <w10:wrap type="topAndBottom"/>
              </v:shape>
            </w:pict>
          </mc:Fallback>
        </mc:AlternateContent>
      </w:r>
      <w:r>
        <w:rPr>
          <w:noProof/>
        </w:rPr>
        <w:drawing>
          <wp:inline distT="0" distB="0" distL="0" distR="0" wp14:anchorId="7F6AB5EE" wp14:editId="3BD27867">
            <wp:extent cx="5184140" cy="1440161"/>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4140" cy="1440161"/>
                    </a:xfrm>
                    <a:prstGeom prst="rect">
                      <a:avLst/>
                    </a:prstGeom>
                  </pic:spPr>
                </pic:pic>
              </a:graphicData>
            </a:graphic>
          </wp:inline>
        </w:drawing>
      </w:r>
    </w:p>
    <w:p w14:paraId="65F0FAD7" w14:textId="77777777" w:rsidR="002E373D" w:rsidRDefault="00CD34B6" w:rsidP="00BA0234">
      <w:r>
        <w:t xml:space="preserve">This script could easily be extended to create empty rows as well. </w:t>
      </w:r>
      <w:r w:rsidR="0004678C">
        <w:t xml:space="preserve">We could also change the ID’s of the new items (currently those are copied). </w:t>
      </w:r>
      <w:r>
        <w:t xml:space="preserve">Please, use this with caution. It is suitable for an Excel-like data management </w:t>
      </w:r>
      <w:r w:rsidR="00550BD6">
        <w:t xml:space="preserve">only, </w:t>
      </w:r>
      <w:r>
        <w:t>where you have a plane grid of text</w:t>
      </w:r>
      <w:r w:rsidR="00550BD6">
        <w:t xml:space="preserve"> only</w:t>
      </w:r>
      <w:r>
        <w:t xml:space="preserve"> items and would like to easily multiply the rows without taking much care of the data integrity. I could imagine using it in a combination with collections. </w:t>
      </w:r>
    </w:p>
    <w:p w14:paraId="68D409EE" w14:textId="77777777" w:rsidR="009A4EE3" w:rsidRDefault="009A4EE3" w:rsidP="00BA0234"/>
    <w:p w14:paraId="298DEB05" w14:textId="77777777" w:rsidR="0087683F" w:rsidRPr="001C6588" w:rsidRDefault="0087683F" w:rsidP="0087683F">
      <w:pPr>
        <w:pStyle w:val="Heading1"/>
      </w:pPr>
      <w:r>
        <w:t>Wrap Up</w:t>
      </w:r>
    </w:p>
    <w:p w14:paraId="447DE673" w14:textId="77777777" w:rsidR="004F2B9C" w:rsidRDefault="00B0008B" w:rsidP="001757E7">
      <w:pPr>
        <w:pStyle w:val="BodyText"/>
      </w:pPr>
      <w:r>
        <w:t xml:space="preserve">Tabular Forms is a one of the greatest features in APEX. If APEX wouldn’t provide this functionality it simply wouldn’t be </w:t>
      </w:r>
      <w:r w:rsidR="00B80FC0">
        <w:t>as</w:t>
      </w:r>
      <w:r>
        <w:t xml:space="preserve"> successful</w:t>
      </w:r>
      <w:r w:rsidR="00B80FC0">
        <w:t xml:space="preserve"> as it is</w:t>
      </w:r>
      <w:r>
        <w:t xml:space="preserve">. </w:t>
      </w:r>
      <w:r w:rsidR="00847C9A">
        <w:t xml:space="preserve">There is still a lot of potential to improve this feature and make it even better: </w:t>
      </w:r>
    </w:p>
    <w:p w14:paraId="2CFE9621" w14:textId="77777777" w:rsidR="00847C9A" w:rsidRDefault="00847C9A" w:rsidP="00847C9A">
      <w:pPr>
        <w:pStyle w:val="ListBulletSub"/>
      </w:pPr>
      <w:r>
        <w:t>Multiple Tabular Forms per page.</w:t>
      </w:r>
    </w:p>
    <w:p w14:paraId="3DD24D59" w14:textId="77777777" w:rsidR="00847C9A" w:rsidRDefault="00847C9A" w:rsidP="00847C9A">
      <w:pPr>
        <w:pStyle w:val="ListBulletSub"/>
      </w:pPr>
      <w:r>
        <w:t>Dynamic Actions for Tabular Form elements.</w:t>
      </w:r>
    </w:p>
    <w:p w14:paraId="47EE359C" w14:textId="77777777" w:rsidR="00847C9A" w:rsidRDefault="00847C9A" w:rsidP="00847C9A">
      <w:pPr>
        <w:pStyle w:val="ListBulletSub"/>
      </w:pPr>
      <w:r>
        <w:t>Increasing the number of arrays.</w:t>
      </w:r>
    </w:p>
    <w:p w14:paraId="188B7931" w14:textId="77777777" w:rsidR="00847C9A" w:rsidRDefault="00847C9A" w:rsidP="00847C9A">
      <w:pPr>
        <w:pStyle w:val="ListBulletSub"/>
      </w:pPr>
      <w:r>
        <w:t>More options for adding / copying of rows.</w:t>
      </w:r>
    </w:p>
    <w:p w14:paraId="39B50646" w14:textId="77777777" w:rsidR="00847C9A" w:rsidRDefault="00847C9A" w:rsidP="00847C9A">
      <w:pPr>
        <w:pStyle w:val="ListBulletSub"/>
      </w:pPr>
      <w:r>
        <w:t>Item options equal to those of page items</w:t>
      </w:r>
    </w:p>
    <w:p w14:paraId="70BE6B1E" w14:textId="77777777" w:rsidR="00847C9A" w:rsidRDefault="00847C9A" w:rsidP="00847C9A">
      <w:pPr>
        <w:pStyle w:val="ListBulletSub"/>
        <w:numPr>
          <w:ilvl w:val="0"/>
          <w:numId w:val="0"/>
        </w:numPr>
        <w:rPr>
          <w:rFonts w:ascii="Times" w:hAnsi="Times" w:cs="Times"/>
          <w:sz w:val="28"/>
          <w:szCs w:val="28"/>
        </w:rPr>
      </w:pPr>
      <w:r w:rsidRPr="00847C9A">
        <w:rPr>
          <w:rFonts w:ascii="Times" w:hAnsi="Times" w:cs="Times"/>
          <w:sz w:val="28"/>
          <w:szCs w:val="28"/>
        </w:rPr>
        <w:lastRenderedPageBreak/>
        <w:t>I hope that</w:t>
      </w:r>
      <w:r>
        <w:rPr>
          <w:rFonts w:ascii="Times" w:hAnsi="Times" w:cs="Times"/>
          <w:sz w:val="28"/>
          <w:szCs w:val="28"/>
        </w:rPr>
        <w:t xml:space="preserve"> in this chapter</w:t>
      </w:r>
      <w:r w:rsidRPr="00847C9A">
        <w:rPr>
          <w:rFonts w:ascii="Times" w:hAnsi="Times" w:cs="Times"/>
          <w:sz w:val="28"/>
          <w:szCs w:val="28"/>
        </w:rPr>
        <w:t xml:space="preserve"> we managed to show some of the </w:t>
      </w:r>
      <w:r>
        <w:rPr>
          <w:rFonts w:ascii="Times" w:hAnsi="Times" w:cs="Times"/>
          <w:sz w:val="28"/>
          <w:szCs w:val="28"/>
        </w:rPr>
        <w:t>options we have whe</w:t>
      </w:r>
      <w:r w:rsidR="009F28B0">
        <w:rPr>
          <w:rFonts w:ascii="Times" w:hAnsi="Times" w:cs="Times"/>
          <w:sz w:val="28"/>
          <w:szCs w:val="28"/>
        </w:rPr>
        <w:t>n we need to use Tabular Forms and maybe this gave you an idea on how you could improve your applications.</w:t>
      </w:r>
    </w:p>
    <w:p w14:paraId="542046DF" w14:textId="77777777" w:rsidR="00FD3D24" w:rsidRDefault="00FD3D24" w:rsidP="00847C9A">
      <w:pPr>
        <w:pStyle w:val="ListBulletSub"/>
        <w:numPr>
          <w:ilvl w:val="0"/>
          <w:numId w:val="0"/>
        </w:numPr>
        <w:rPr>
          <w:rFonts w:ascii="Times" w:hAnsi="Times" w:cs="Times"/>
          <w:sz w:val="28"/>
          <w:szCs w:val="28"/>
        </w:rPr>
      </w:pPr>
      <w:r>
        <w:rPr>
          <w:rFonts w:ascii="Times" w:hAnsi="Times" w:cs="Times"/>
          <w:sz w:val="28"/>
          <w:szCs w:val="28"/>
        </w:rPr>
        <w:t>If you would like to inform you further on Tabular Forms, you may have a look at my Demo Application at</w:t>
      </w:r>
    </w:p>
    <w:p w14:paraId="754BC548" w14:textId="77777777" w:rsidR="00FD3D24" w:rsidRPr="008808A8" w:rsidRDefault="00FD3D24" w:rsidP="00FD3D24">
      <w:pPr>
        <w:pStyle w:val="IntroductionText"/>
        <w:rPr>
          <w:sz w:val="28"/>
          <w:szCs w:val="28"/>
        </w:rPr>
      </w:pPr>
      <w:r w:rsidRPr="00FD3D24">
        <w:rPr>
          <w:sz w:val="28"/>
          <w:szCs w:val="28"/>
        </w:rPr>
        <w:t>http://apex.oracle.com/pls/otn/f?p=31517:</w:t>
      </w:r>
      <w:r>
        <w:rPr>
          <w:sz w:val="28"/>
          <w:szCs w:val="28"/>
        </w:rPr>
        <w:t>1</w:t>
      </w:r>
    </w:p>
    <w:p w14:paraId="76DC470D" w14:textId="77777777" w:rsidR="00FD3D24" w:rsidRPr="00847C9A" w:rsidRDefault="00FD3D24" w:rsidP="00847C9A">
      <w:pPr>
        <w:pStyle w:val="ListBulletSub"/>
        <w:numPr>
          <w:ilvl w:val="0"/>
          <w:numId w:val="0"/>
        </w:numPr>
        <w:rPr>
          <w:rFonts w:ascii="Times" w:hAnsi="Times" w:cs="Times"/>
          <w:sz w:val="28"/>
          <w:szCs w:val="28"/>
        </w:rPr>
      </w:pPr>
      <w:r>
        <w:rPr>
          <w:rFonts w:ascii="Times" w:hAnsi="Times" w:cs="Times"/>
          <w:sz w:val="28"/>
          <w:szCs w:val="28"/>
        </w:rPr>
        <w:t>In the Section VI there are several examples dealing with that topic.</w:t>
      </w:r>
    </w:p>
    <w:p w14:paraId="7B9EAD23" w14:textId="77777777" w:rsidR="00847C9A" w:rsidRDefault="00847C9A" w:rsidP="001757E7">
      <w:pPr>
        <w:pStyle w:val="BodyText"/>
      </w:pPr>
    </w:p>
    <w:sectPr w:rsidR="00847C9A" w:rsidSect="00EE6047">
      <w:headerReference w:type="even" r:id="rId47"/>
      <w:headerReference w:type="default" r:id="rId48"/>
      <w:footerReference w:type="even" r:id="rId49"/>
      <w:headerReference w:type="first" r:id="rId50"/>
      <w:footerReference w:type="first" r:id="rId51"/>
      <w:pgSz w:w="11906" w:h="16838"/>
      <w:pgMar w:top="1986" w:right="1871" w:bottom="2160" w:left="1871" w:header="1151" w:footer="86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FBEDA" w14:textId="77777777" w:rsidR="0062523E" w:rsidRDefault="0062523E" w:rsidP="006B74DF">
      <w:pPr>
        <w:spacing w:after="0"/>
      </w:pPr>
      <w:r>
        <w:separator/>
      </w:r>
    </w:p>
  </w:endnote>
  <w:endnote w:type="continuationSeparator" w:id="0">
    <w:p w14:paraId="13EA0D70" w14:textId="77777777" w:rsidR="0062523E" w:rsidRDefault="0062523E" w:rsidP="006B74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2A87" w:usb1="80000000" w:usb2="00000008"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heSansMonoConNormal">
    <w:altName w:val="Arial Narrow"/>
    <w:panose1 w:val="00000000000000000000"/>
    <w:charset w:val="00"/>
    <w:family w:val="swiss"/>
    <w:notTrueType/>
    <w:pitch w:val="variable"/>
    <w:sig w:usb0="00000083" w:usb1="00000000" w:usb2="00000000" w:usb3="00000000" w:csb0="00000009" w:csb1="00000000"/>
  </w:font>
  <w:font w:name="Trebuchet MS">
    <w:panose1 w:val="020B0603020202020204"/>
    <w:charset w:val="00"/>
    <w:family w:val="auto"/>
    <w:pitch w:val="variable"/>
    <w:sig w:usb0="00000003" w:usb1="00000000" w:usb2="00000000" w:usb3="00000000" w:csb0="00000001" w:csb1="00000000"/>
  </w:font>
  <w:font w:name="HelveticaNeue Condensed">
    <w:altName w:val="Times New Roman"/>
    <w:panose1 w:val="00000000000000000000"/>
    <w:charset w:val="00"/>
    <w:family w:val="swiss"/>
    <w:notTrueType/>
    <w:pitch w:val="variable"/>
    <w:sig w:usb0="00000003" w:usb1="00000000" w:usb2="00000000" w:usb3="00000000" w:csb0="00000001" w:csb1="00000000"/>
  </w:font>
  <w:font w:name="ZapfDingbats">
    <w:altName w:val="Zapf Dingbats"/>
    <w:panose1 w:val="00000000000000000000"/>
    <w:charset w:val="00"/>
    <w:family w:val="decorative"/>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0B316" w14:textId="77777777" w:rsidR="0062523E" w:rsidRDefault="0062523E" w:rsidP="00DD136C">
    <w:pPr>
      <w:pStyle w:val="Footertext"/>
    </w:pPr>
    <w:r>
      <w:fldChar w:fldCharType="begin"/>
    </w:r>
    <w:r>
      <w:instrText xml:space="preserve"> PAGE \* MERGEFORMAT </w:instrText>
    </w:r>
    <w:r>
      <w:fldChar w:fldCharType="separate"/>
    </w:r>
    <w:r w:rsidR="002E1FE0" w:rsidRPr="002E1FE0">
      <w:rPr>
        <w:rStyle w:val="PageNumber"/>
        <w:noProof/>
      </w:rPr>
      <w:t>46</w:t>
    </w:r>
    <w:r>
      <w:rPr>
        <w:rStyle w:val="PageNumber"/>
        <w:noProof/>
      </w:rPr>
      <w:fldChar w:fldCharType="end"/>
    </w:r>
  </w:p>
  <w:p w14:paraId="261325B7" w14:textId="77777777" w:rsidR="0062523E" w:rsidRDefault="0062523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A4A0F" w14:textId="77777777" w:rsidR="0062523E" w:rsidRDefault="0062523E" w:rsidP="009740D2">
    <w:pPr>
      <w:pStyle w:val="Footertext"/>
      <w:jc w:val="right"/>
    </w:pPr>
    <w:r>
      <w:rPr>
        <w:noProof/>
      </w:rPr>
      <mc:AlternateContent>
        <mc:Choice Requires="wps">
          <w:drawing>
            <wp:anchor distT="0" distB="0" distL="0" distR="0" simplePos="0" relativeHeight="251662336" behindDoc="0" locked="0" layoutInCell="1" allowOverlap="1" wp14:anchorId="7BBDDC48" wp14:editId="3DB8B563">
              <wp:simplePos x="0" y="0"/>
              <wp:positionH relativeFrom="margin">
                <wp:posOffset>5181600</wp:posOffset>
              </wp:positionH>
              <wp:positionV relativeFrom="paragraph">
                <wp:posOffset>-82550</wp:posOffset>
              </wp:positionV>
              <wp:extent cx="635000" cy="192405"/>
              <wp:effectExtent l="0" t="3175" r="3175" b="254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192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2C5DF" w14:textId="77777777" w:rsidR="0062523E" w:rsidRPr="0001501C" w:rsidRDefault="0062523E" w:rsidP="009740D2">
                          <w:pPr>
                            <w:rPr>
                              <w:rFonts w:ascii="HelveticaNeue Condensed" w:hAnsi="HelveticaNeue Condensed"/>
                              <w:sz w:val="1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77" type="#_x0000_t202" style="position:absolute;left:0;text-align:left;margin-left:408pt;margin-top:-6.5pt;width:50pt;height:15.15pt;z-index:2516623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" stroked="f">
              <v:textbox style="mso-fit-shape-to-text:t" inset="0,0,0,0">
                <w:txbxContent>
                  <w:p w:rsidR="00A97698" w:rsidRPr="0001501C" w:rsidRDefault="00A97698" w:rsidP="009740D2">
                    <w:pPr>
                      <w:rPr>
                        <w:rFonts w:ascii="HelveticaNeue Condensed" w:hAnsi="HelveticaNeue Condensed"/>
                        <w:sz w:val="16"/>
                      </w:rPr>
                    </w:pPr>
                  </w:p>
                </w:txbxContent>
              </v:textbox>
              <w10:wrap anchorx="margin"/>
            </v:shape>
          </w:pict>
        </mc:Fallback>
      </mc:AlternateContent>
    </w:r>
    <w:r>
      <w:fldChar w:fldCharType="begin"/>
    </w:r>
    <w:r>
      <w:instrText xml:space="preserve"> PAGE  \* MERGEFORMAT </w:instrText>
    </w:r>
    <w:r>
      <w:fldChar w:fldCharType="separate"/>
    </w:r>
    <w:r>
      <w:rPr>
        <w:noProof/>
      </w:rPr>
      <w:t>1</w:t>
    </w:r>
    <w:r>
      <w:rPr>
        <w:noProof/>
      </w:rPr>
      <w:fldChar w:fldCharType="end"/>
    </w:r>
  </w:p>
  <w:p w14:paraId="52C7D17A" w14:textId="77777777" w:rsidR="0062523E" w:rsidRDefault="0062523E">
    <w:pPr>
      <w:pStyle w:val="Footer"/>
    </w:pPr>
  </w:p>
  <w:p w14:paraId="56BC1FB8" w14:textId="77777777" w:rsidR="0062523E" w:rsidRDefault="0062523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1D486" w14:textId="77777777" w:rsidR="0062523E" w:rsidRDefault="0062523E" w:rsidP="006B74DF">
      <w:pPr>
        <w:spacing w:after="0"/>
      </w:pPr>
      <w:r>
        <w:separator/>
      </w:r>
    </w:p>
  </w:footnote>
  <w:footnote w:type="continuationSeparator" w:id="0">
    <w:p w14:paraId="3977D248" w14:textId="77777777" w:rsidR="0062523E" w:rsidRDefault="0062523E" w:rsidP="006B74D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A854C" w14:textId="77777777" w:rsidR="0062523E" w:rsidRDefault="0062523E" w:rsidP="00DD136C">
    <w:pPr>
      <w:pStyle w:val="Header"/>
    </w:pPr>
    <w:proofErr w:type="gramStart"/>
    <w:r w:rsidRPr="00DD136C">
      <w:rPr>
        <w:rFonts w:ascii="HelveticaNeue Condensed" w:hAnsi="HelveticaNeue Condensed"/>
        <w:sz w:val="16"/>
      </w:rPr>
      <w:t>CHAPTER  0</w:t>
    </w:r>
    <w:r>
      <w:rPr>
        <w:rFonts w:ascii="HelveticaNeue Condensed" w:hAnsi="HelveticaNeue Condensed" w:hint="eastAsia"/>
        <w:sz w:val="16"/>
      </w:rPr>
      <w:t>n</w:t>
    </w:r>
    <w:proofErr w:type="gramEnd"/>
    <w:r w:rsidRPr="00DD136C">
      <w:rPr>
        <w:rFonts w:ascii="HelveticaNeue Condensed" w:hAnsi="HelveticaNeue Condensed"/>
        <w:sz w:val="16"/>
      </w:rPr>
      <w:t xml:space="preserve"> </w:t>
    </w:r>
    <w:r>
      <w:rPr>
        <w:rFonts w:ascii="HelveticaNeue Condensed" w:hAnsi="HelveticaNeue Condensed"/>
        <w:sz w:val="16"/>
      </w:rPr>
      <w:t>Tabular Forms</w:t>
    </w:r>
  </w:p>
  <w:p w14:paraId="4108B915" w14:textId="77777777" w:rsidR="0062523E" w:rsidRPr="00DD136C" w:rsidRDefault="0062523E" w:rsidP="009740D2"/>
  <w:p w14:paraId="06B139DE" w14:textId="77777777" w:rsidR="0062523E" w:rsidRDefault="0062523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91F38" w14:textId="77777777" w:rsidR="0062523E" w:rsidRPr="00DD136C" w:rsidRDefault="0062523E" w:rsidP="00DD136C">
    <w:pPr>
      <w:pStyle w:val="Header"/>
      <w:jc w:val="right"/>
      <w:rPr>
        <w:rFonts w:ascii="HelveticaNeue Condensed" w:hAnsi="HelveticaNeue Condensed"/>
        <w:sz w:val="16"/>
      </w:rPr>
    </w:pPr>
    <w:proofErr w:type="gramStart"/>
    <w:r w:rsidRPr="00DD136C">
      <w:rPr>
        <w:rFonts w:ascii="HelveticaNeue Condensed" w:hAnsi="HelveticaNeue Condensed"/>
        <w:sz w:val="16"/>
      </w:rPr>
      <w:t>CHAPTER  0</w:t>
    </w:r>
    <w:r>
      <w:rPr>
        <w:rFonts w:ascii="HelveticaNeue Condensed" w:hAnsi="HelveticaNeue Condensed" w:hint="eastAsia"/>
        <w:sz w:val="16"/>
      </w:rPr>
      <w:t>n</w:t>
    </w:r>
    <w:proofErr w:type="gramEnd"/>
    <w:r>
      <w:rPr>
        <w:rFonts w:ascii="HelveticaNeue Condensed" w:hAnsi="HelveticaNeue Condensed" w:hint="eastAsia"/>
        <w:sz w:val="16"/>
      </w:rPr>
      <w:t xml:space="preserve"> </w:t>
    </w:r>
    <w:r>
      <w:rPr>
        <w:rFonts w:ascii="HelveticaNeue Condensed" w:hAnsi="HelveticaNeue Condensed"/>
        <w:sz w:val="16"/>
      </w:rPr>
      <w:t>Tabular Forms</w:t>
    </w:r>
  </w:p>
  <w:p w14:paraId="34FF908B" w14:textId="77777777" w:rsidR="0062523E" w:rsidRPr="00DD136C" w:rsidRDefault="0062523E" w:rsidP="00DD136C"/>
  <w:p w14:paraId="4B58FF3C" w14:textId="77777777" w:rsidR="0062523E" w:rsidRPr="00DD136C" w:rsidRDefault="0062523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5B581" w14:textId="77777777" w:rsidR="0062523E" w:rsidRDefault="0062523E" w:rsidP="00E3008E">
    <w:pPr>
      <w:pStyle w:val="ChapterNumber"/>
      <w:spacing w:before="240" w:after="0"/>
    </w:pPr>
    <w:r>
      <w:rPr>
        <w:noProof/>
      </w:rPr>
      <mc:AlternateContent>
        <mc:Choice Requires="wps">
          <w:drawing>
            <wp:anchor distT="0" distB="0" distL="114300" distR="114300" simplePos="0" relativeHeight="251660288" behindDoc="1" locked="0" layoutInCell="1" allowOverlap="1" wp14:anchorId="375DCC37" wp14:editId="24701AB8">
              <wp:simplePos x="0" y="0"/>
              <wp:positionH relativeFrom="column">
                <wp:posOffset>-1485900</wp:posOffset>
              </wp:positionH>
              <wp:positionV relativeFrom="paragraph">
                <wp:posOffset>-845185</wp:posOffset>
              </wp:positionV>
              <wp:extent cx="6859905" cy="2988310"/>
              <wp:effectExtent l="9525" t="12065" r="7620" b="9525"/>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9905" cy="2988310"/>
                      </a:xfrm>
                      <a:prstGeom prst="roundRect">
                        <a:avLst>
                          <a:gd name="adj" fmla="val 16667"/>
                        </a:avLst>
                      </a:prstGeom>
                      <a:solidFill>
                        <a:srgbClr val="D8D8D8"/>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26" style="position:absolute;margin-left:-117pt;margin-top:-66.55pt;width:540.15pt;height:23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" fillcolor="#d8d8d8" strokecolor="white"/>
          </w:pict>
        </mc:Fallback>
      </mc:AlternateContent>
    </w:r>
    <w:r>
      <w:t xml:space="preserve">C H A P T E </w:t>
    </w:r>
    <w:proofErr w:type="gramStart"/>
    <w:r>
      <w:t>R  3</w:t>
    </w:r>
    <w:proofErr w:type="gramEnd"/>
  </w:p>
  <w:p w14:paraId="45D0C07F" w14:textId="77777777" w:rsidR="0062523E" w:rsidRDefault="0062523E" w:rsidP="00E3008E">
    <w:pPr>
      <w:rPr>
        <w:rFonts w:ascii="ZapfDingbats" w:hAnsi="ZapfDingbats"/>
        <w:color w:val="FFFFFF"/>
      </w:rPr>
    </w:pPr>
  </w:p>
  <w:p w14:paraId="7475AF89" w14:textId="77777777" w:rsidR="0062523E" w:rsidRDefault="0062523E" w:rsidP="00EE6047">
    <w:pPr>
      <w:tabs>
        <w:tab w:val="left" w:pos="5900"/>
      </w:tabs>
      <w:rPr>
        <w:rFonts w:ascii="ZapfDingbats" w:hAnsi="ZapfDingbats"/>
        <w:color w:val="FFFFFF"/>
        <w:szCs w:val="28"/>
      </w:rPr>
    </w:pPr>
    <w:r>
      <w:rPr>
        <w:rFonts w:ascii="ZapfDingbats" w:hAnsi="ZapfDingbats"/>
        <w:color w:val="FFFFFF"/>
        <w:szCs w:val="28"/>
      </w:rPr>
      <w:t></w:t>
    </w:r>
    <w:r>
      <w:rPr>
        <w:rFonts w:ascii="ZapfDingbats" w:hAnsi="ZapfDingbats"/>
        <w:color w:val="FFFFFF"/>
        <w:szCs w:val="28"/>
      </w:rPr>
      <w:t></w:t>
    </w:r>
    <w:r>
      <w:rPr>
        <w:rFonts w:ascii="ZapfDingbats" w:hAnsi="ZapfDingbats"/>
        <w:color w:val="FFFFFF"/>
        <w:szCs w:val="28"/>
      </w:rPr>
      <w:t></w:t>
    </w:r>
    <w:r>
      <w:rPr>
        <w:rFonts w:ascii="ZapfDingbats" w:hAnsi="ZapfDingbats"/>
        <w:color w:val="FFFFFF"/>
        <w:szCs w:val="28"/>
      </w:rPr>
      <w:t></w:t>
    </w:r>
    <w:r>
      <w:rPr>
        <w:rFonts w:ascii="ZapfDingbats" w:hAnsi="ZapfDingbats"/>
        <w:color w:val="FFFFFF"/>
        <w:szCs w:val="28"/>
      </w:rPr>
      <w:t></w:t>
    </w:r>
  </w:p>
  <w:p w14:paraId="61DC0E15" w14:textId="77777777" w:rsidR="0062523E" w:rsidRPr="00EE6047" w:rsidRDefault="0062523E" w:rsidP="00EE6047">
    <w:pPr>
      <w:tabs>
        <w:tab w:val="left" w:pos="5900"/>
      </w:tabs>
      <w:rPr>
        <w:rFonts w:ascii="ZapfDingbats" w:hAnsi="ZapfDingbats"/>
        <w:color w:val="FFFFFF"/>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3in;height:3in" o:bullet="t"/>
    </w:pict>
  </w:numPicBullet>
  <w:numPicBullet w:numPicBulletId="1">
    <w:pict>
      <v:shape id="_x0000_i1147" type="#_x0000_t75" style="width:3in;height:3in" o:bullet="t"/>
    </w:pict>
  </w:numPicBullet>
  <w:numPicBullet w:numPicBulletId="2">
    <w:pict>
      <v:shape id="_x0000_i1148" type="#_x0000_t75" style="width:3in;height:3in" o:bullet="t"/>
    </w:pict>
  </w:numPicBullet>
  <w:numPicBullet w:numPicBulletId="3">
    <w:pict>
      <v:shape id="_x0000_i1149" type="#_x0000_t75" style="width:3in;height:3in" o:bullet="t"/>
    </w:pict>
  </w:numPicBullet>
  <w:numPicBullet w:numPicBulletId="4">
    <w:pict>
      <v:shape id="_x0000_i1150" type="#_x0000_t75" style="width:3in;height:3in" o:bullet="t"/>
    </w:pict>
  </w:numPicBullet>
  <w:numPicBullet w:numPicBulletId="5">
    <w:pict>
      <v:shape id="_x0000_i1151" type="#_x0000_t75" style="width:3in;height:3in" o:bullet="t"/>
    </w:pict>
  </w:numPicBullet>
  <w:numPicBullet w:numPicBulletId="6">
    <w:pict>
      <v:shape id="_x0000_i1152" type="#_x0000_t75" style="width:3in;height:3in" o:bullet="t"/>
    </w:pict>
  </w:numPicBullet>
  <w:numPicBullet w:numPicBulletId="7">
    <w:pict>
      <v:shape id="_x0000_i1153" type="#_x0000_t75" style="width:3in;height:3in" o:bullet="t"/>
    </w:pict>
  </w:numPicBullet>
  <w:numPicBullet w:numPicBulletId="8">
    <w:pict>
      <v:shape id="_x0000_i1154" type="#_x0000_t75" style="width:3in;height:3in" o:bullet="t"/>
    </w:pict>
  </w:numPicBullet>
  <w:numPicBullet w:numPicBulletId="9">
    <w:pict>
      <v:shape id="_x0000_i1155" type="#_x0000_t75" style="width:3in;height:3in" o:bullet="t"/>
    </w:pict>
  </w:numPicBullet>
  <w:numPicBullet w:numPicBulletId="10">
    <w:pict>
      <v:shape id="_x0000_i1156" type="#_x0000_t75" style="width:3in;height:3in" o:bullet="t"/>
    </w:pict>
  </w:numPicBullet>
  <w:numPicBullet w:numPicBulletId="11">
    <w:pict>
      <v:shape id="_x0000_i1157" type="#_x0000_t75" style="width:3in;height:3in" o:bullet="t"/>
    </w:pict>
  </w:numPicBullet>
  <w:numPicBullet w:numPicBulletId="12">
    <w:pict>
      <v:shape id="_x0000_i1158" type="#_x0000_t75" style="width:3in;height:3in" o:bullet="t"/>
    </w:pict>
  </w:numPicBullet>
  <w:numPicBullet w:numPicBulletId="13">
    <w:pict>
      <v:shape id="_x0000_i1159" type="#_x0000_t75" style="width:3in;height:3in" o:bullet="t"/>
    </w:pict>
  </w:numPicBullet>
  <w:numPicBullet w:numPicBulletId="14">
    <w:pict>
      <v:shape id="_x0000_i1160" type="#_x0000_t75" style="width:3in;height:3in" o:bullet="t"/>
    </w:pict>
  </w:numPicBullet>
  <w:numPicBullet w:numPicBulletId="15">
    <w:pict>
      <v:shape id="_x0000_i1161" type="#_x0000_t75" style="width:3in;height:3in" o:bullet="t"/>
    </w:pict>
  </w:numPicBullet>
  <w:numPicBullet w:numPicBulletId="16">
    <w:pict>
      <v:shape id="_x0000_i1162" type="#_x0000_t75" style="width:3in;height:3in" o:bullet="t"/>
    </w:pict>
  </w:numPicBullet>
  <w:numPicBullet w:numPicBulletId="17">
    <w:pict>
      <v:shape id="_x0000_i1163" type="#_x0000_t75" style="width:3in;height:3in" o:bullet="t"/>
    </w:pict>
  </w:numPicBullet>
  <w:numPicBullet w:numPicBulletId="18">
    <w:pict>
      <v:shape id="_x0000_i1164" type="#_x0000_t75" style="width:3in;height:3in" o:bullet="t"/>
    </w:pict>
  </w:numPicBullet>
  <w:numPicBullet w:numPicBulletId="19">
    <w:pict>
      <v:shape id="_x0000_i1165" type="#_x0000_t75" style="width:3in;height:3in" o:bullet="t"/>
    </w:pict>
  </w:numPicBullet>
  <w:numPicBullet w:numPicBulletId="20">
    <w:pict>
      <v:shape id="_x0000_i1166" type="#_x0000_t75" style="width:3in;height:3in" o:bullet="t"/>
    </w:pict>
  </w:numPicBullet>
  <w:numPicBullet w:numPicBulletId="21">
    <w:pict>
      <v:shape id="_x0000_i1167" type="#_x0000_t75" style="width:3in;height:3in" o:bullet="t"/>
    </w:pict>
  </w:numPicBullet>
  <w:numPicBullet w:numPicBulletId="22">
    <w:pict>
      <v:shape id="_x0000_i1168" type="#_x0000_t75" style="width:3in;height:3in" o:bullet="t"/>
    </w:pict>
  </w:numPicBullet>
  <w:numPicBullet w:numPicBulletId="23">
    <w:pict>
      <v:shape id="_x0000_i1169" type="#_x0000_t75" style="width:3in;height:3in" o:bullet="t"/>
    </w:pict>
  </w:numPicBullet>
  <w:abstractNum w:abstractNumId="0">
    <w:nsid w:val="FFFFFF7F"/>
    <w:multiLevelType w:val="singleLevel"/>
    <w:tmpl w:val="3CDA08F0"/>
    <w:lvl w:ilvl="0">
      <w:start w:val="1"/>
      <w:numFmt w:val="lowerLetter"/>
      <w:lvlText w:val="%1."/>
      <w:lvlJc w:val="left"/>
      <w:pPr>
        <w:tabs>
          <w:tab w:val="num" w:pos="720"/>
        </w:tabs>
        <w:ind w:left="720" w:hanging="360"/>
      </w:pPr>
      <w:rPr>
        <w:rFonts w:hint="default"/>
      </w:rPr>
    </w:lvl>
  </w:abstractNum>
  <w:abstractNum w:abstractNumId="1">
    <w:nsid w:val="FFFFFF83"/>
    <w:multiLevelType w:val="singleLevel"/>
    <w:tmpl w:val="5798B95A"/>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3DA8C67A"/>
    <w:lvl w:ilvl="0">
      <w:start w:val="1"/>
      <w:numFmt w:val="decimal"/>
      <w:lvlText w:val="%1."/>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abstractNum>
  <w:abstractNum w:abstractNumId="3">
    <w:nsid w:val="FFFFFF89"/>
    <w:multiLevelType w:val="singleLevel"/>
    <w:tmpl w:val="A3B26136"/>
    <w:lvl w:ilvl="0">
      <w:start w:val="1"/>
      <w:numFmt w:val="bullet"/>
      <w:lvlText w:val=""/>
      <w:lvlJc w:val="left"/>
      <w:pPr>
        <w:tabs>
          <w:tab w:val="num" w:pos="360"/>
        </w:tabs>
        <w:ind w:left="360" w:hanging="360"/>
      </w:pPr>
      <w:rPr>
        <w:rFonts w:ascii="Wingdings" w:hAnsi="Wingdings" w:hint="default"/>
      </w:rPr>
    </w:lvl>
  </w:abstractNum>
  <w:abstractNum w:abstractNumId="4">
    <w:nsid w:val="122309FF"/>
    <w:multiLevelType w:val="hybridMultilevel"/>
    <w:tmpl w:val="4A1A2D3C"/>
    <w:lvl w:ilvl="0" w:tplc="A72AA67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8080E59"/>
    <w:multiLevelType w:val="hybridMultilevel"/>
    <w:tmpl w:val="4F921DEA"/>
    <w:lvl w:ilvl="0" w:tplc="234C8AB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2C1E329C"/>
    <w:multiLevelType w:val="multilevel"/>
    <w:tmpl w:val="343EB42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F21448C"/>
    <w:multiLevelType w:val="hybridMultilevel"/>
    <w:tmpl w:val="BDE0D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CBA76D8"/>
    <w:multiLevelType w:val="hybridMultilevel"/>
    <w:tmpl w:val="8A985354"/>
    <w:lvl w:ilvl="0" w:tplc="1FA8BCDC">
      <w:start w:val="1"/>
      <w:numFmt w:val="lowerLetter"/>
      <w:pStyle w:val="ListNumberSub"/>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356598"/>
    <w:multiLevelType w:val="hybridMultilevel"/>
    <w:tmpl w:val="8F346764"/>
    <w:lvl w:ilvl="0" w:tplc="234C8AB0">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FDC7C4F"/>
    <w:multiLevelType w:val="multilevel"/>
    <w:tmpl w:val="6AC44866"/>
    <w:lvl w:ilvl="0">
      <w:start w:val="1"/>
      <w:numFmt w:val="bullet"/>
      <w:lvlText w:val=""/>
      <w:lvlPicBulletId w:val="21"/>
      <w:lvlJc w:val="left"/>
      <w:pPr>
        <w:tabs>
          <w:tab w:val="num" w:pos="720"/>
        </w:tabs>
        <w:ind w:left="720" w:hanging="360"/>
      </w:pPr>
      <w:rPr>
        <w:rFonts w:ascii="Symbol" w:hAnsi="Symbol" w:hint="default"/>
        <w:sz w:val="20"/>
      </w:rPr>
    </w:lvl>
    <w:lvl w:ilvl="1" w:tentative="1">
      <w:start w:val="1"/>
      <w:numFmt w:val="bullet"/>
      <w:lvlText w:val="o"/>
      <w:lvlPicBulletId w:val="22"/>
      <w:lvlJc w:val="left"/>
      <w:pPr>
        <w:tabs>
          <w:tab w:val="num" w:pos="1440"/>
        </w:tabs>
        <w:ind w:left="1440" w:hanging="360"/>
      </w:pPr>
      <w:rPr>
        <w:rFonts w:ascii="Courier New" w:hAnsi="Courier New" w:hint="default"/>
        <w:sz w:val="20"/>
      </w:rPr>
    </w:lvl>
    <w:lvl w:ilvl="2" w:tentative="1">
      <w:start w:val="1"/>
      <w:numFmt w:val="bullet"/>
      <w:lvlText w:val=""/>
      <w:lvlPicBulletId w:val="2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EE750A"/>
    <w:multiLevelType w:val="hybridMultilevel"/>
    <w:tmpl w:val="85CA1814"/>
    <w:lvl w:ilvl="0" w:tplc="1160050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0744CE"/>
    <w:multiLevelType w:val="hybridMultilevel"/>
    <w:tmpl w:val="877AEA08"/>
    <w:lvl w:ilvl="0" w:tplc="C528331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60DF0C3B"/>
    <w:multiLevelType w:val="hybridMultilevel"/>
    <w:tmpl w:val="63D0816A"/>
    <w:lvl w:ilvl="0" w:tplc="61B82D66">
      <w:start w:val="1"/>
      <w:numFmt w:val="bullet"/>
      <w:pStyle w:val="ListBulletSub"/>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814744"/>
    <w:multiLevelType w:val="hybridMultilevel"/>
    <w:tmpl w:val="3B966408"/>
    <w:lvl w:ilvl="0" w:tplc="109A4B04">
      <w:start w:val="1"/>
      <w:numFmt w:val="bullet"/>
      <w:pStyle w:val="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667569"/>
    <w:multiLevelType w:val="multilevel"/>
    <w:tmpl w:val="79B82D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67934AAB"/>
    <w:multiLevelType w:val="hybridMultilevel"/>
    <w:tmpl w:val="A7C25986"/>
    <w:lvl w:ilvl="0" w:tplc="234C8AB0">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3"/>
  </w:num>
  <w:num w:numId="3">
    <w:abstractNumId w:val="0"/>
  </w:num>
  <w:num w:numId="4">
    <w:abstractNumId w:val="2"/>
  </w:num>
  <w:num w:numId="5">
    <w:abstractNumId w:val="10"/>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16"/>
  </w:num>
  <w:num w:numId="16">
    <w:abstractNumId w:val="9"/>
  </w:num>
  <w:num w:numId="17">
    <w:abstractNumId w:val="2"/>
    <w:lvlOverride w:ilvl="0">
      <w:startOverride w:val="1"/>
    </w:lvlOverride>
  </w:num>
  <w:num w:numId="18">
    <w:abstractNumId w:val="2"/>
    <w:lvlOverride w:ilvl="0">
      <w:startOverride w:val="1"/>
    </w:lvlOverride>
  </w:num>
  <w:num w:numId="19">
    <w:abstractNumId w:val="5"/>
  </w:num>
  <w:num w:numId="20">
    <w:abstractNumId w:val="4"/>
  </w:num>
  <w:num w:numId="21">
    <w:abstractNumId w:val="15"/>
  </w:num>
  <w:num w:numId="22">
    <w:abstractNumId w:val="6"/>
  </w:num>
  <w:num w:numId="23">
    <w:abstractNumId w:val="12"/>
  </w:num>
  <w:num w:numId="24">
    <w:abstractNumId w:val="1"/>
  </w:num>
  <w:num w:numId="25">
    <w:abstractNumId w:val="2"/>
    <w:lvlOverride w:ilvl="0">
      <w:startOverride w:val="1"/>
    </w:lvlOverride>
  </w:num>
  <w:num w:numId="26">
    <w:abstractNumId w:val="11"/>
  </w:num>
  <w:num w:numId="27">
    <w:abstractNumId w:val="8"/>
  </w:num>
  <w:num w:numId="28">
    <w:abstractNumId w:val="14"/>
  </w:num>
  <w:num w:numId="29">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90"/>
  <w:proofState w:spelling="clean" w:grammar="clean"/>
  <w:attachedTemplate r:id="rId1"/>
  <w:linkStyles/>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FB7"/>
    <w:rsid w:val="0000026A"/>
    <w:rsid w:val="0000119A"/>
    <w:rsid w:val="000174FF"/>
    <w:rsid w:val="000219E8"/>
    <w:rsid w:val="00022979"/>
    <w:rsid w:val="000233FF"/>
    <w:rsid w:val="00026AF2"/>
    <w:rsid w:val="00032185"/>
    <w:rsid w:val="0003375F"/>
    <w:rsid w:val="0004678C"/>
    <w:rsid w:val="000543B6"/>
    <w:rsid w:val="00071106"/>
    <w:rsid w:val="00075C7D"/>
    <w:rsid w:val="00082B22"/>
    <w:rsid w:val="00097B62"/>
    <w:rsid w:val="000A737A"/>
    <w:rsid w:val="000B406D"/>
    <w:rsid w:val="000B58A8"/>
    <w:rsid w:val="000B604F"/>
    <w:rsid w:val="000B7F2B"/>
    <w:rsid w:val="000C0FA1"/>
    <w:rsid w:val="000C5367"/>
    <w:rsid w:val="000C58B2"/>
    <w:rsid w:val="000D1A81"/>
    <w:rsid w:val="000D275B"/>
    <w:rsid w:val="000D40D2"/>
    <w:rsid w:val="000D4253"/>
    <w:rsid w:val="000E2D02"/>
    <w:rsid w:val="000E3242"/>
    <w:rsid w:val="000E43BF"/>
    <w:rsid w:val="000E58FF"/>
    <w:rsid w:val="000E5FD3"/>
    <w:rsid w:val="00110572"/>
    <w:rsid w:val="001107F1"/>
    <w:rsid w:val="00115A72"/>
    <w:rsid w:val="00121DD3"/>
    <w:rsid w:val="00122FAB"/>
    <w:rsid w:val="00134FB7"/>
    <w:rsid w:val="00140D44"/>
    <w:rsid w:val="00142484"/>
    <w:rsid w:val="00145D41"/>
    <w:rsid w:val="0015261F"/>
    <w:rsid w:val="0016267B"/>
    <w:rsid w:val="001640F1"/>
    <w:rsid w:val="001757E7"/>
    <w:rsid w:val="00177172"/>
    <w:rsid w:val="00177B2D"/>
    <w:rsid w:val="001851E6"/>
    <w:rsid w:val="00186FD3"/>
    <w:rsid w:val="00190765"/>
    <w:rsid w:val="00190981"/>
    <w:rsid w:val="0019274F"/>
    <w:rsid w:val="00197AFA"/>
    <w:rsid w:val="001A21D4"/>
    <w:rsid w:val="001B6547"/>
    <w:rsid w:val="001C6588"/>
    <w:rsid w:val="001C74BF"/>
    <w:rsid w:val="001E08FF"/>
    <w:rsid w:val="001E2A1F"/>
    <w:rsid w:val="001E34DF"/>
    <w:rsid w:val="001E662E"/>
    <w:rsid w:val="001F2B53"/>
    <w:rsid w:val="00204BA8"/>
    <w:rsid w:val="00226AAF"/>
    <w:rsid w:val="002319BB"/>
    <w:rsid w:val="00233448"/>
    <w:rsid w:val="0023431E"/>
    <w:rsid w:val="00241809"/>
    <w:rsid w:val="00241B3E"/>
    <w:rsid w:val="002454E2"/>
    <w:rsid w:val="002473B2"/>
    <w:rsid w:val="00250DD1"/>
    <w:rsid w:val="00267E85"/>
    <w:rsid w:val="002750B2"/>
    <w:rsid w:val="00283C33"/>
    <w:rsid w:val="00297816"/>
    <w:rsid w:val="002A002B"/>
    <w:rsid w:val="002A699C"/>
    <w:rsid w:val="002B1D8F"/>
    <w:rsid w:val="002B212E"/>
    <w:rsid w:val="002B28B4"/>
    <w:rsid w:val="002C2D7A"/>
    <w:rsid w:val="002D2B4D"/>
    <w:rsid w:val="002D55A4"/>
    <w:rsid w:val="002D6A86"/>
    <w:rsid w:val="002E1FE0"/>
    <w:rsid w:val="002E373D"/>
    <w:rsid w:val="002E6FB0"/>
    <w:rsid w:val="002F284B"/>
    <w:rsid w:val="00301CE1"/>
    <w:rsid w:val="00307E65"/>
    <w:rsid w:val="00310707"/>
    <w:rsid w:val="00320653"/>
    <w:rsid w:val="0033220D"/>
    <w:rsid w:val="00335645"/>
    <w:rsid w:val="00350794"/>
    <w:rsid w:val="00360E9E"/>
    <w:rsid w:val="00362BFA"/>
    <w:rsid w:val="00363E83"/>
    <w:rsid w:val="00364305"/>
    <w:rsid w:val="00364C0D"/>
    <w:rsid w:val="00366662"/>
    <w:rsid w:val="00370442"/>
    <w:rsid w:val="00370AD3"/>
    <w:rsid w:val="003916FE"/>
    <w:rsid w:val="00395887"/>
    <w:rsid w:val="003B425B"/>
    <w:rsid w:val="003B5239"/>
    <w:rsid w:val="003B5F91"/>
    <w:rsid w:val="003B6BD3"/>
    <w:rsid w:val="003B6D70"/>
    <w:rsid w:val="003C33AD"/>
    <w:rsid w:val="003C3813"/>
    <w:rsid w:val="003C7270"/>
    <w:rsid w:val="003D4A30"/>
    <w:rsid w:val="003E4E90"/>
    <w:rsid w:val="003F6CDF"/>
    <w:rsid w:val="004030AC"/>
    <w:rsid w:val="00403536"/>
    <w:rsid w:val="0041288C"/>
    <w:rsid w:val="00420ABB"/>
    <w:rsid w:val="00423151"/>
    <w:rsid w:val="00423B54"/>
    <w:rsid w:val="004270D9"/>
    <w:rsid w:val="00432045"/>
    <w:rsid w:val="004353DF"/>
    <w:rsid w:val="00435589"/>
    <w:rsid w:val="0044177E"/>
    <w:rsid w:val="0044242E"/>
    <w:rsid w:val="00445F81"/>
    <w:rsid w:val="00457D9B"/>
    <w:rsid w:val="00460338"/>
    <w:rsid w:val="00470F8F"/>
    <w:rsid w:val="004727DE"/>
    <w:rsid w:val="00473E09"/>
    <w:rsid w:val="00475935"/>
    <w:rsid w:val="00481CFC"/>
    <w:rsid w:val="004952D1"/>
    <w:rsid w:val="004A128F"/>
    <w:rsid w:val="004B1161"/>
    <w:rsid w:val="004C6AFA"/>
    <w:rsid w:val="004C7F35"/>
    <w:rsid w:val="004D1BB3"/>
    <w:rsid w:val="004D3CCB"/>
    <w:rsid w:val="004D45BB"/>
    <w:rsid w:val="004D7F2C"/>
    <w:rsid w:val="004F2B9C"/>
    <w:rsid w:val="005038FF"/>
    <w:rsid w:val="00504250"/>
    <w:rsid w:val="005064A9"/>
    <w:rsid w:val="00516AC3"/>
    <w:rsid w:val="00526FD9"/>
    <w:rsid w:val="00532FF9"/>
    <w:rsid w:val="00534383"/>
    <w:rsid w:val="005349B8"/>
    <w:rsid w:val="00536BC1"/>
    <w:rsid w:val="00546E4B"/>
    <w:rsid w:val="00550BD6"/>
    <w:rsid w:val="00551CE3"/>
    <w:rsid w:val="00553AC2"/>
    <w:rsid w:val="00555C36"/>
    <w:rsid w:val="00561134"/>
    <w:rsid w:val="00561F4A"/>
    <w:rsid w:val="00574D15"/>
    <w:rsid w:val="0057796B"/>
    <w:rsid w:val="0059430A"/>
    <w:rsid w:val="00594778"/>
    <w:rsid w:val="00596588"/>
    <w:rsid w:val="005A2975"/>
    <w:rsid w:val="005A4300"/>
    <w:rsid w:val="005A759E"/>
    <w:rsid w:val="005B2147"/>
    <w:rsid w:val="005B2A19"/>
    <w:rsid w:val="005B2B4D"/>
    <w:rsid w:val="005C4389"/>
    <w:rsid w:val="005C4B65"/>
    <w:rsid w:val="005D2A06"/>
    <w:rsid w:val="005D2C45"/>
    <w:rsid w:val="005D71F3"/>
    <w:rsid w:val="005E1E0D"/>
    <w:rsid w:val="005F13B8"/>
    <w:rsid w:val="005F3D16"/>
    <w:rsid w:val="006001E7"/>
    <w:rsid w:val="00603270"/>
    <w:rsid w:val="00605656"/>
    <w:rsid w:val="00606048"/>
    <w:rsid w:val="00612DCF"/>
    <w:rsid w:val="006206E5"/>
    <w:rsid w:val="006237B5"/>
    <w:rsid w:val="0062523E"/>
    <w:rsid w:val="00627315"/>
    <w:rsid w:val="00631311"/>
    <w:rsid w:val="00632EE5"/>
    <w:rsid w:val="00632F75"/>
    <w:rsid w:val="00634892"/>
    <w:rsid w:val="0063782F"/>
    <w:rsid w:val="006410D2"/>
    <w:rsid w:val="0064446D"/>
    <w:rsid w:val="006449E0"/>
    <w:rsid w:val="00646493"/>
    <w:rsid w:val="006547AC"/>
    <w:rsid w:val="00661555"/>
    <w:rsid w:val="00667732"/>
    <w:rsid w:val="0067317A"/>
    <w:rsid w:val="00674646"/>
    <w:rsid w:val="006832B0"/>
    <w:rsid w:val="00683A29"/>
    <w:rsid w:val="00684410"/>
    <w:rsid w:val="0069715F"/>
    <w:rsid w:val="006A40AE"/>
    <w:rsid w:val="006A6DC1"/>
    <w:rsid w:val="006B1066"/>
    <w:rsid w:val="006B4BA5"/>
    <w:rsid w:val="006B74DF"/>
    <w:rsid w:val="006C0CDC"/>
    <w:rsid w:val="006C38C2"/>
    <w:rsid w:val="006C3975"/>
    <w:rsid w:val="006C494E"/>
    <w:rsid w:val="006D2AEB"/>
    <w:rsid w:val="006D50E0"/>
    <w:rsid w:val="006D6E71"/>
    <w:rsid w:val="006F2460"/>
    <w:rsid w:val="00700499"/>
    <w:rsid w:val="00703AF2"/>
    <w:rsid w:val="00707543"/>
    <w:rsid w:val="007079A5"/>
    <w:rsid w:val="00714EA0"/>
    <w:rsid w:val="00720535"/>
    <w:rsid w:val="007224B3"/>
    <w:rsid w:val="00725640"/>
    <w:rsid w:val="00730031"/>
    <w:rsid w:val="00730B65"/>
    <w:rsid w:val="00736842"/>
    <w:rsid w:val="00741942"/>
    <w:rsid w:val="0074495F"/>
    <w:rsid w:val="0074516C"/>
    <w:rsid w:val="007551EE"/>
    <w:rsid w:val="00755EA2"/>
    <w:rsid w:val="007575D8"/>
    <w:rsid w:val="00763899"/>
    <w:rsid w:val="00765778"/>
    <w:rsid w:val="007737A5"/>
    <w:rsid w:val="00775B46"/>
    <w:rsid w:val="00777174"/>
    <w:rsid w:val="00777435"/>
    <w:rsid w:val="0078083B"/>
    <w:rsid w:val="007900C9"/>
    <w:rsid w:val="00793073"/>
    <w:rsid w:val="00795DA0"/>
    <w:rsid w:val="007B1823"/>
    <w:rsid w:val="007B2B8E"/>
    <w:rsid w:val="007B37EE"/>
    <w:rsid w:val="007B6990"/>
    <w:rsid w:val="007C367C"/>
    <w:rsid w:val="007D59EE"/>
    <w:rsid w:val="007D6C4E"/>
    <w:rsid w:val="007E71B7"/>
    <w:rsid w:val="007F4761"/>
    <w:rsid w:val="008001EC"/>
    <w:rsid w:val="00801D9A"/>
    <w:rsid w:val="008065D1"/>
    <w:rsid w:val="00816FF6"/>
    <w:rsid w:val="00821E6F"/>
    <w:rsid w:val="0082705B"/>
    <w:rsid w:val="00830273"/>
    <w:rsid w:val="00833486"/>
    <w:rsid w:val="008443E1"/>
    <w:rsid w:val="00847C9A"/>
    <w:rsid w:val="00851BC3"/>
    <w:rsid w:val="008552EF"/>
    <w:rsid w:val="008600D7"/>
    <w:rsid w:val="00866217"/>
    <w:rsid w:val="00870FF1"/>
    <w:rsid w:val="00871856"/>
    <w:rsid w:val="00873E48"/>
    <w:rsid w:val="008762C7"/>
    <w:rsid w:val="0087683F"/>
    <w:rsid w:val="0087796A"/>
    <w:rsid w:val="008808A8"/>
    <w:rsid w:val="00882847"/>
    <w:rsid w:val="00890A2B"/>
    <w:rsid w:val="00892E99"/>
    <w:rsid w:val="008A1259"/>
    <w:rsid w:val="008A5F0B"/>
    <w:rsid w:val="008A7048"/>
    <w:rsid w:val="008B6553"/>
    <w:rsid w:val="008C37CF"/>
    <w:rsid w:val="008C3847"/>
    <w:rsid w:val="008E7D41"/>
    <w:rsid w:val="008F5E29"/>
    <w:rsid w:val="008F7408"/>
    <w:rsid w:val="0090000D"/>
    <w:rsid w:val="009019ED"/>
    <w:rsid w:val="00910C07"/>
    <w:rsid w:val="00910CC4"/>
    <w:rsid w:val="00925CB3"/>
    <w:rsid w:val="0092655E"/>
    <w:rsid w:val="00955F24"/>
    <w:rsid w:val="00961068"/>
    <w:rsid w:val="00961B4E"/>
    <w:rsid w:val="009620DC"/>
    <w:rsid w:val="0096339B"/>
    <w:rsid w:val="009702E6"/>
    <w:rsid w:val="00972B81"/>
    <w:rsid w:val="009740D2"/>
    <w:rsid w:val="00974223"/>
    <w:rsid w:val="00977840"/>
    <w:rsid w:val="00985586"/>
    <w:rsid w:val="00985819"/>
    <w:rsid w:val="00987617"/>
    <w:rsid w:val="00991C4E"/>
    <w:rsid w:val="00994FE6"/>
    <w:rsid w:val="009A4EE3"/>
    <w:rsid w:val="009A559D"/>
    <w:rsid w:val="009A5845"/>
    <w:rsid w:val="009B055D"/>
    <w:rsid w:val="009B363B"/>
    <w:rsid w:val="009B52B8"/>
    <w:rsid w:val="009B762B"/>
    <w:rsid w:val="009C20E3"/>
    <w:rsid w:val="009D06BF"/>
    <w:rsid w:val="009D1DF2"/>
    <w:rsid w:val="009D4408"/>
    <w:rsid w:val="009E41C7"/>
    <w:rsid w:val="009F28B0"/>
    <w:rsid w:val="009F34CF"/>
    <w:rsid w:val="009F41BB"/>
    <w:rsid w:val="009F6794"/>
    <w:rsid w:val="00A054BF"/>
    <w:rsid w:val="00A1105F"/>
    <w:rsid w:val="00A1580A"/>
    <w:rsid w:val="00A20389"/>
    <w:rsid w:val="00A2119C"/>
    <w:rsid w:val="00A211CF"/>
    <w:rsid w:val="00A2430D"/>
    <w:rsid w:val="00A350DF"/>
    <w:rsid w:val="00A50CC8"/>
    <w:rsid w:val="00A56A2B"/>
    <w:rsid w:val="00A62288"/>
    <w:rsid w:val="00A62864"/>
    <w:rsid w:val="00A6498C"/>
    <w:rsid w:val="00A6613D"/>
    <w:rsid w:val="00A73927"/>
    <w:rsid w:val="00A74AEA"/>
    <w:rsid w:val="00A8057A"/>
    <w:rsid w:val="00A80D32"/>
    <w:rsid w:val="00A86D44"/>
    <w:rsid w:val="00A9336E"/>
    <w:rsid w:val="00A93886"/>
    <w:rsid w:val="00A97698"/>
    <w:rsid w:val="00A97A28"/>
    <w:rsid w:val="00AA08ED"/>
    <w:rsid w:val="00AA32B6"/>
    <w:rsid w:val="00AA4627"/>
    <w:rsid w:val="00AA46A5"/>
    <w:rsid w:val="00AC2DF8"/>
    <w:rsid w:val="00AC787F"/>
    <w:rsid w:val="00AD676F"/>
    <w:rsid w:val="00AE0CF7"/>
    <w:rsid w:val="00AE472C"/>
    <w:rsid w:val="00AF5198"/>
    <w:rsid w:val="00AF73E6"/>
    <w:rsid w:val="00B0008B"/>
    <w:rsid w:val="00B1189E"/>
    <w:rsid w:val="00B14C80"/>
    <w:rsid w:val="00B21A4E"/>
    <w:rsid w:val="00B26CA4"/>
    <w:rsid w:val="00B30DD7"/>
    <w:rsid w:val="00B3123E"/>
    <w:rsid w:val="00B363E8"/>
    <w:rsid w:val="00B47867"/>
    <w:rsid w:val="00B51927"/>
    <w:rsid w:val="00B66BC9"/>
    <w:rsid w:val="00B70146"/>
    <w:rsid w:val="00B72608"/>
    <w:rsid w:val="00B80FC0"/>
    <w:rsid w:val="00B834C6"/>
    <w:rsid w:val="00B86437"/>
    <w:rsid w:val="00B90170"/>
    <w:rsid w:val="00B91B5F"/>
    <w:rsid w:val="00B93590"/>
    <w:rsid w:val="00BA0234"/>
    <w:rsid w:val="00BA34F5"/>
    <w:rsid w:val="00BA5192"/>
    <w:rsid w:val="00BB18AA"/>
    <w:rsid w:val="00BB3C72"/>
    <w:rsid w:val="00BC7A35"/>
    <w:rsid w:val="00BE58B2"/>
    <w:rsid w:val="00BF0096"/>
    <w:rsid w:val="00BF43D3"/>
    <w:rsid w:val="00BF7A0D"/>
    <w:rsid w:val="00C15093"/>
    <w:rsid w:val="00C15879"/>
    <w:rsid w:val="00C16506"/>
    <w:rsid w:val="00C1661C"/>
    <w:rsid w:val="00C30619"/>
    <w:rsid w:val="00C30D91"/>
    <w:rsid w:val="00C337F2"/>
    <w:rsid w:val="00C35D34"/>
    <w:rsid w:val="00C4482B"/>
    <w:rsid w:val="00C5127B"/>
    <w:rsid w:val="00C75FA1"/>
    <w:rsid w:val="00C80340"/>
    <w:rsid w:val="00C81627"/>
    <w:rsid w:val="00C87E30"/>
    <w:rsid w:val="00CB021C"/>
    <w:rsid w:val="00CB1741"/>
    <w:rsid w:val="00CB2069"/>
    <w:rsid w:val="00CD34B6"/>
    <w:rsid w:val="00CD71B1"/>
    <w:rsid w:val="00CE190F"/>
    <w:rsid w:val="00CE218E"/>
    <w:rsid w:val="00CE76F1"/>
    <w:rsid w:val="00CF07E8"/>
    <w:rsid w:val="00D02A80"/>
    <w:rsid w:val="00D11B96"/>
    <w:rsid w:val="00D211C7"/>
    <w:rsid w:val="00D22751"/>
    <w:rsid w:val="00D26750"/>
    <w:rsid w:val="00D277EA"/>
    <w:rsid w:val="00D31E1B"/>
    <w:rsid w:val="00D34968"/>
    <w:rsid w:val="00D34DFB"/>
    <w:rsid w:val="00D463E0"/>
    <w:rsid w:val="00D46DEF"/>
    <w:rsid w:val="00D47023"/>
    <w:rsid w:val="00D51D89"/>
    <w:rsid w:val="00D615A7"/>
    <w:rsid w:val="00D618A7"/>
    <w:rsid w:val="00D72C43"/>
    <w:rsid w:val="00D73754"/>
    <w:rsid w:val="00D8042E"/>
    <w:rsid w:val="00D83F40"/>
    <w:rsid w:val="00D87DE7"/>
    <w:rsid w:val="00DA3B53"/>
    <w:rsid w:val="00DA45C0"/>
    <w:rsid w:val="00DC06F3"/>
    <w:rsid w:val="00DD136C"/>
    <w:rsid w:val="00DE151F"/>
    <w:rsid w:val="00DF1153"/>
    <w:rsid w:val="00DF1799"/>
    <w:rsid w:val="00DF256E"/>
    <w:rsid w:val="00DF3740"/>
    <w:rsid w:val="00DF6292"/>
    <w:rsid w:val="00E05B51"/>
    <w:rsid w:val="00E10978"/>
    <w:rsid w:val="00E13D30"/>
    <w:rsid w:val="00E26C9F"/>
    <w:rsid w:val="00E3008E"/>
    <w:rsid w:val="00E36174"/>
    <w:rsid w:val="00E60451"/>
    <w:rsid w:val="00E64813"/>
    <w:rsid w:val="00E648ED"/>
    <w:rsid w:val="00E65206"/>
    <w:rsid w:val="00E7513C"/>
    <w:rsid w:val="00E8495C"/>
    <w:rsid w:val="00E853F7"/>
    <w:rsid w:val="00E855F2"/>
    <w:rsid w:val="00E866EE"/>
    <w:rsid w:val="00E86DC9"/>
    <w:rsid w:val="00E916A5"/>
    <w:rsid w:val="00E91C23"/>
    <w:rsid w:val="00E94ADF"/>
    <w:rsid w:val="00EA2738"/>
    <w:rsid w:val="00EA2EC2"/>
    <w:rsid w:val="00EA59B6"/>
    <w:rsid w:val="00EB1ECC"/>
    <w:rsid w:val="00EB4EDB"/>
    <w:rsid w:val="00EC0BA1"/>
    <w:rsid w:val="00EC3205"/>
    <w:rsid w:val="00EC6FEB"/>
    <w:rsid w:val="00EC70EC"/>
    <w:rsid w:val="00ED09E6"/>
    <w:rsid w:val="00ED4266"/>
    <w:rsid w:val="00ED4EA7"/>
    <w:rsid w:val="00ED5780"/>
    <w:rsid w:val="00ED699A"/>
    <w:rsid w:val="00EE1259"/>
    <w:rsid w:val="00EE6047"/>
    <w:rsid w:val="00EF567F"/>
    <w:rsid w:val="00F01B0B"/>
    <w:rsid w:val="00F04421"/>
    <w:rsid w:val="00F054A1"/>
    <w:rsid w:val="00F257F5"/>
    <w:rsid w:val="00F26BB4"/>
    <w:rsid w:val="00F3269C"/>
    <w:rsid w:val="00F334CF"/>
    <w:rsid w:val="00F36C8A"/>
    <w:rsid w:val="00F474C0"/>
    <w:rsid w:val="00F56F3D"/>
    <w:rsid w:val="00F57837"/>
    <w:rsid w:val="00F62782"/>
    <w:rsid w:val="00F644A2"/>
    <w:rsid w:val="00F64B8C"/>
    <w:rsid w:val="00F659D6"/>
    <w:rsid w:val="00F76FFF"/>
    <w:rsid w:val="00F80480"/>
    <w:rsid w:val="00F80511"/>
    <w:rsid w:val="00F851CD"/>
    <w:rsid w:val="00F96F84"/>
    <w:rsid w:val="00F97E63"/>
    <w:rsid w:val="00FA37BE"/>
    <w:rsid w:val="00FB5D85"/>
    <w:rsid w:val="00FD3D24"/>
    <w:rsid w:val="00FE096C"/>
    <w:rsid w:val="00FE1C49"/>
    <w:rsid w:val="00FF1A1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7CC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caption" w:qFormat="1"/>
    <w:lsdException w:name="List Bullet" w:qFormat="1"/>
    <w:lsdException w:name="List Number" w:qFormat="1"/>
    <w:lsdException w:name="Default Paragraph Font" w:uiPriority="1"/>
    <w:lsdException w:name="Body Text" w:qFormat="1"/>
    <w:lsdException w:name="Hyperlink" w:uiPriority="99"/>
    <w:lsdException w:name="FollowedHyperlink" w:uiPriority="99"/>
    <w:lsdException w:name="Strong" w:uiPriority="22" w:qFormat="1"/>
    <w:lsdException w:name="Emphasis" w:uiPriority="20" w:qFormat="1"/>
    <w:lsdException w:name="No List" w:uiPriority="99"/>
    <w:lsdException w:name="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A97698"/>
    <w:pPr>
      <w:spacing w:after="120" w:line="240" w:lineRule="auto"/>
    </w:pPr>
    <w:rPr>
      <w:rFonts w:ascii="Times" w:eastAsia="Times New Roman" w:hAnsi="Times" w:cs="Times New Roman"/>
      <w:color w:val="000000"/>
      <w:sz w:val="28"/>
      <w:szCs w:val="24"/>
      <w:lang w:val="en-US"/>
    </w:rPr>
  </w:style>
  <w:style w:type="paragraph" w:styleId="Heading1">
    <w:name w:val="heading 1"/>
    <w:aliases w:val="Apress Kop 1"/>
    <w:next w:val="Normal"/>
    <w:link w:val="Heading1Char"/>
    <w:autoRedefine/>
    <w:qFormat/>
    <w:rsid w:val="00A97698"/>
    <w:pPr>
      <w:keepNext/>
      <w:spacing w:before="240" w:after="120" w:line="240" w:lineRule="auto"/>
      <w:outlineLvl w:val="0"/>
    </w:pPr>
    <w:rPr>
      <w:rFonts w:ascii="Verdana" w:eastAsia="Times New Roman" w:hAnsi="Verdana" w:cs="Times New Roman"/>
      <w:b/>
      <w:color w:val="767C54"/>
      <w:spacing w:val="-10"/>
      <w:w w:val="85"/>
      <w:sz w:val="36"/>
      <w:szCs w:val="40"/>
      <w:lang w:val="en-US"/>
    </w:rPr>
  </w:style>
  <w:style w:type="paragraph" w:styleId="Heading2">
    <w:name w:val="heading 2"/>
    <w:aliases w:val="Apress Kop 2"/>
    <w:next w:val="Normal"/>
    <w:link w:val="Heading2Char"/>
    <w:autoRedefine/>
    <w:qFormat/>
    <w:rsid w:val="00A97698"/>
    <w:pPr>
      <w:spacing w:before="240" w:after="120" w:line="240" w:lineRule="auto"/>
      <w:outlineLvl w:val="1"/>
    </w:pPr>
    <w:rPr>
      <w:rFonts w:ascii="Verdana" w:eastAsia="Times New Roman" w:hAnsi="Verdana" w:cs="Times New Roman"/>
      <w:b/>
      <w:spacing w:val="-10"/>
      <w:w w:val="85"/>
      <w:sz w:val="32"/>
      <w:szCs w:val="40"/>
      <w:lang w:val="en-US"/>
    </w:rPr>
  </w:style>
  <w:style w:type="paragraph" w:styleId="Heading3">
    <w:name w:val="heading 3"/>
    <w:basedOn w:val="Heading1"/>
    <w:next w:val="Normal"/>
    <w:link w:val="Heading3Char"/>
    <w:autoRedefine/>
    <w:qFormat/>
    <w:rsid w:val="00A97698"/>
    <w:pPr>
      <w:outlineLvl w:val="2"/>
    </w:pPr>
    <w:rPr>
      <w:i/>
      <w:color w:val="auto"/>
      <w:sz w:val="28"/>
      <w:szCs w:val="24"/>
    </w:rPr>
  </w:style>
  <w:style w:type="paragraph" w:styleId="Heading4">
    <w:name w:val="heading 4"/>
    <w:basedOn w:val="Heading1"/>
    <w:next w:val="Normal"/>
    <w:link w:val="Heading4Char"/>
    <w:qFormat/>
    <w:rsid w:val="00A97698"/>
    <w:pPr>
      <w:outlineLvl w:val="3"/>
    </w:pPr>
    <w:rPr>
      <w:color w:val="FF00FF"/>
      <w:sz w:val="24"/>
    </w:rPr>
  </w:style>
  <w:style w:type="paragraph" w:styleId="Heading5">
    <w:name w:val="heading 5"/>
    <w:link w:val="Heading5Char"/>
    <w:qFormat/>
    <w:rsid w:val="00A97698"/>
    <w:pPr>
      <w:keepNext/>
      <w:pBdr>
        <w:top w:val="single" w:sz="6" w:space="2" w:color="auto"/>
      </w:pBdr>
      <w:spacing w:before="60" w:after="60" w:line="240" w:lineRule="auto"/>
      <w:outlineLvl w:val="4"/>
    </w:pPr>
    <w:rPr>
      <w:rFonts w:ascii="Times" w:eastAsia="Times New Roman" w:hAnsi="Times" w:cs="Times New Roman"/>
      <w:b/>
      <w:color w:val="FF00FF"/>
      <w:sz w:val="28"/>
      <w:szCs w:val="20"/>
      <w:lang w:val="en-US"/>
    </w:rPr>
  </w:style>
  <w:style w:type="paragraph" w:styleId="Heading6">
    <w:name w:val="heading 6"/>
    <w:link w:val="Heading6Char"/>
    <w:qFormat/>
    <w:rsid w:val="00A97698"/>
    <w:pPr>
      <w:keepNext/>
      <w:spacing w:before="60" w:after="60" w:line="240" w:lineRule="auto"/>
      <w:outlineLvl w:val="5"/>
    </w:pPr>
    <w:rPr>
      <w:rFonts w:ascii="Times" w:eastAsia="Times New Roman" w:hAnsi="Times" w:cs="Times New Roman"/>
      <w:b/>
      <w:color w:val="FF00FF"/>
      <w:sz w:val="20"/>
      <w:szCs w:val="20"/>
      <w:lang w:val="en-US"/>
    </w:rPr>
  </w:style>
  <w:style w:type="paragraph" w:styleId="Heading7">
    <w:name w:val="heading 7"/>
    <w:basedOn w:val="Heading6"/>
    <w:link w:val="Heading7Char"/>
    <w:qFormat/>
    <w:rsid w:val="00A97698"/>
    <w:pPr>
      <w:spacing w:before="40" w:after="40"/>
      <w:outlineLvl w:val="6"/>
    </w:pPr>
    <w:rPr>
      <w:b w:val="0"/>
    </w:rPr>
  </w:style>
  <w:style w:type="paragraph" w:styleId="Heading8">
    <w:name w:val="heading 8"/>
    <w:basedOn w:val="Heading6"/>
    <w:link w:val="Heading8Char"/>
    <w:qFormat/>
    <w:rsid w:val="00A97698"/>
    <w:pPr>
      <w:spacing w:before="40" w:after="40"/>
      <w:outlineLvl w:val="7"/>
    </w:pPr>
    <w:rPr>
      <w:rFonts w:ascii="Helvetica" w:hAnsi="Helvetica"/>
      <w:b w:val="0"/>
      <w:sz w:val="18"/>
    </w:rPr>
  </w:style>
  <w:style w:type="paragraph" w:styleId="Heading9">
    <w:name w:val="heading 9"/>
    <w:basedOn w:val="Heading6"/>
    <w:link w:val="Heading9Char"/>
    <w:qFormat/>
    <w:rsid w:val="00A97698"/>
    <w:pPr>
      <w:spacing w:before="40" w:after="40"/>
      <w:outlineLvl w:val="8"/>
    </w:pPr>
    <w:rPr>
      <w:rFonts w:ascii="Helvetica" w:hAnsi="Helvetica"/>
      <w:b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ress Kop 1 Char"/>
    <w:basedOn w:val="DefaultParagraphFont"/>
    <w:link w:val="Heading1"/>
    <w:rsid w:val="00974223"/>
    <w:rPr>
      <w:rFonts w:ascii="Verdana" w:eastAsia="Times New Roman" w:hAnsi="Verdana" w:cs="Times New Roman"/>
      <w:b/>
      <w:color w:val="767C54"/>
      <w:spacing w:val="-10"/>
      <w:w w:val="85"/>
      <w:sz w:val="36"/>
      <w:szCs w:val="40"/>
      <w:lang w:val="en-US"/>
    </w:rPr>
  </w:style>
  <w:style w:type="character" w:customStyle="1" w:styleId="Heading2Char">
    <w:name w:val="Heading 2 Char"/>
    <w:aliases w:val="Apress Kop 2 Char"/>
    <w:basedOn w:val="DefaultParagraphFont"/>
    <w:link w:val="Heading2"/>
    <w:rsid w:val="00974223"/>
    <w:rPr>
      <w:rFonts w:ascii="Verdana" w:eastAsia="Times New Roman" w:hAnsi="Verdana" w:cs="Times New Roman"/>
      <w:b/>
      <w:spacing w:val="-10"/>
      <w:w w:val="85"/>
      <w:sz w:val="32"/>
      <w:szCs w:val="40"/>
      <w:lang w:val="en-US"/>
    </w:rPr>
  </w:style>
  <w:style w:type="character" w:styleId="Hyperlink">
    <w:name w:val="Hyperlink"/>
    <w:basedOn w:val="DefaultParagraphFont"/>
    <w:uiPriority w:val="99"/>
    <w:unhideWhenUsed/>
    <w:rsid w:val="004D1BB3"/>
    <w:rPr>
      <w:color w:val="0000FF"/>
      <w:u w:val="single"/>
    </w:rPr>
  </w:style>
  <w:style w:type="paragraph" w:styleId="ListParagraph">
    <w:name w:val="List Paragraph"/>
    <w:basedOn w:val="Normal"/>
    <w:uiPriority w:val="34"/>
    <w:qFormat/>
    <w:rsid w:val="00364C0D"/>
    <w:pPr>
      <w:ind w:left="720"/>
      <w:contextualSpacing/>
    </w:pPr>
  </w:style>
  <w:style w:type="character" w:customStyle="1" w:styleId="apple-style-span">
    <w:name w:val="apple-style-span"/>
    <w:basedOn w:val="DefaultParagraphFont"/>
    <w:rsid w:val="00CB2069"/>
  </w:style>
  <w:style w:type="character" w:customStyle="1" w:styleId="apple-converted-space">
    <w:name w:val="apple-converted-space"/>
    <w:basedOn w:val="DefaultParagraphFont"/>
    <w:rsid w:val="00CB2069"/>
  </w:style>
  <w:style w:type="paragraph" w:styleId="HTMLPreformatted">
    <w:name w:val="HTML Preformatted"/>
    <w:basedOn w:val="Normal"/>
    <w:link w:val="HTMLPreformattedChar"/>
    <w:uiPriority w:val="99"/>
    <w:rsid w:val="00CB2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lang w:eastAsia="nl-NL"/>
    </w:rPr>
  </w:style>
  <w:style w:type="character" w:customStyle="1" w:styleId="HTMLPreformattedChar">
    <w:name w:val="HTML Preformatted Char"/>
    <w:basedOn w:val="DefaultParagraphFont"/>
    <w:link w:val="HTMLPreformatted"/>
    <w:uiPriority w:val="99"/>
    <w:rsid w:val="00CB2069"/>
    <w:rPr>
      <w:rFonts w:ascii="Courier" w:hAnsi="Courier" w:cs="Courier"/>
      <w:sz w:val="20"/>
      <w:szCs w:val="20"/>
      <w:lang w:eastAsia="nl-NL"/>
    </w:rPr>
  </w:style>
  <w:style w:type="character" w:styleId="HTMLCode">
    <w:name w:val="HTML Code"/>
    <w:basedOn w:val="DefaultParagraphFont"/>
    <w:uiPriority w:val="99"/>
    <w:rsid w:val="00CB2069"/>
    <w:rPr>
      <w:rFonts w:ascii="Courier" w:eastAsiaTheme="minorHAnsi" w:hAnsi="Courier" w:cs="Courier"/>
      <w:sz w:val="20"/>
    </w:rPr>
  </w:style>
  <w:style w:type="paragraph" w:customStyle="1" w:styleId="ChapterTitle">
    <w:name w:val="Chapter Title"/>
    <w:next w:val="Normal"/>
    <w:autoRedefine/>
    <w:qFormat/>
    <w:rsid w:val="00A97698"/>
    <w:pPr>
      <w:pageBreakBefore/>
      <w:spacing w:before="240" w:after="240" w:line="240" w:lineRule="auto"/>
    </w:pPr>
    <w:rPr>
      <w:rFonts w:ascii="Tahoma" w:eastAsia="Times New Roman" w:hAnsi="Tahoma" w:cs="Times New Roman"/>
      <w:b/>
      <w:sz w:val="40"/>
      <w:szCs w:val="48"/>
      <w:lang w:val="en-US"/>
    </w:rPr>
  </w:style>
  <w:style w:type="paragraph" w:customStyle="1" w:styleId="ChapterNumber">
    <w:name w:val="Chapter Number"/>
    <w:next w:val="ChapterTitle"/>
    <w:rsid w:val="00186FD3"/>
    <w:pPr>
      <w:keepNext/>
      <w:spacing w:after="240" w:line="240" w:lineRule="auto"/>
    </w:pPr>
    <w:rPr>
      <w:rFonts w:ascii="Arial" w:eastAsia="Times New Roman" w:hAnsi="Arial" w:cs="Times New Roman"/>
      <w:b/>
      <w:caps/>
      <w:sz w:val="28"/>
      <w:szCs w:val="28"/>
      <w:lang w:val="en-US"/>
    </w:rPr>
  </w:style>
  <w:style w:type="paragraph" w:styleId="Header">
    <w:name w:val="header"/>
    <w:basedOn w:val="Normal"/>
    <w:link w:val="HeaderChar"/>
    <w:rsid w:val="00A97698"/>
    <w:pPr>
      <w:tabs>
        <w:tab w:val="center" w:pos="4320"/>
        <w:tab w:val="right" w:pos="8640"/>
      </w:tabs>
    </w:pPr>
  </w:style>
  <w:style w:type="character" w:customStyle="1" w:styleId="HeaderChar">
    <w:name w:val="Header Char"/>
    <w:basedOn w:val="DefaultParagraphFont"/>
    <w:link w:val="Header"/>
    <w:rsid w:val="00E3008E"/>
    <w:rPr>
      <w:rFonts w:ascii="Times" w:eastAsia="Times New Roman" w:hAnsi="Times" w:cs="Times New Roman"/>
      <w:color w:val="000000"/>
      <w:sz w:val="28"/>
      <w:szCs w:val="24"/>
      <w:lang w:val="en-US"/>
    </w:rPr>
  </w:style>
  <w:style w:type="paragraph" w:styleId="Footer">
    <w:name w:val="footer"/>
    <w:basedOn w:val="Normal"/>
    <w:link w:val="FooterChar"/>
    <w:rsid w:val="00A97698"/>
    <w:pPr>
      <w:tabs>
        <w:tab w:val="center" w:pos="4320"/>
        <w:tab w:val="right" w:pos="8640"/>
      </w:tabs>
    </w:pPr>
  </w:style>
  <w:style w:type="character" w:customStyle="1" w:styleId="FooterChar">
    <w:name w:val="Footer Char"/>
    <w:basedOn w:val="DefaultParagraphFont"/>
    <w:link w:val="Footer"/>
    <w:rsid w:val="00E3008E"/>
    <w:rPr>
      <w:rFonts w:ascii="Times" w:eastAsia="Times New Roman" w:hAnsi="Times" w:cs="Times New Roman"/>
      <w:color w:val="000000"/>
      <w:sz w:val="28"/>
      <w:szCs w:val="24"/>
      <w:lang w:val="en-US"/>
    </w:rPr>
  </w:style>
  <w:style w:type="paragraph" w:customStyle="1" w:styleId="BodyTextFirst">
    <w:name w:val="Body Text First"/>
    <w:basedOn w:val="BodyText"/>
    <w:link w:val="BodyTextFirstChar"/>
    <w:qFormat/>
    <w:rsid w:val="00186FD3"/>
    <w:pPr>
      <w:spacing w:before="120"/>
    </w:pPr>
  </w:style>
  <w:style w:type="paragraph" w:styleId="BodyText">
    <w:name w:val="Body Text"/>
    <w:basedOn w:val="Normal"/>
    <w:link w:val="BodyTextChar"/>
    <w:qFormat/>
    <w:rsid w:val="00A97698"/>
  </w:style>
  <w:style w:type="character" w:customStyle="1" w:styleId="BodyTextChar">
    <w:name w:val="Body Text Char"/>
    <w:basedOn w:val="DefaultParagraphFont"/>
    <w:link w:val="BodyText"/>
    <w:rsid w:val="00974223"/>
    <w:rPr>
      <w:rFonts w:ascii="Times" w:eastAsia="Times New Roman" w:hAnsi="Times" w:cs="Times New Roman"/>
      <w:color w:val="000000"/>
      <w:sz w:val="28"/>
      <w:szCs w:val="24"/>
      <w:lang w:val="en-US"/>
    </w:rPr>
  </w:style>
  <w:style w:type="paragraph" w:customStyle="1" w:styleId="Footertext">
    <w:name w:val="Footer text"/>
    <w:rsid w:val="009740D2"/>
    <w:pPr>
      <w:tabs>
        <w:tab w:val="center" w:pos="4680"/>
        <w:tab w:val="right" w:pos="9360"/>
      </w:tabs>
      <w:spacing w:before="240" w:after="480"/>
      <w:ind w:left="-432" w:right="-432"/>
    </w:pPr>
    <w:rPr>
      <w:rFonts w:ascii="Utopia" w:eastAsia="Times New Roman" w:hAnsi="Utopia" w:cs="Times New Roman"/>
      <w:sz w:val="20"/>
      <w:szCs w:val="20"/>
      <w:lang w:val="en-US"/>
    </w:rPr>
  </w:style>
  <w:style w:type="character" w:styleId="PageNumber">
    <w:name w:val="page number"/>
    <w:basedOn w:val="DefaultParagraphFont"/>
    <w:rsid w:val="00DD136C"/>
  </w:style>
  <w:style w:type="paragraph" w:customStyle="1" w:styleId="ApressBodyTextCont">
    <w:name w:val="Apress Body Text Cont"/>
    <w:basedOn w:val="Normal"/>
    <w:next w:val="BodyText"/>
    <w:rsid w:val="00974223"/>
    <w:pPr>
      <w:spacing w:before="120" w:after="0" w:line="260" w:lineRule="exact"/>
      <w:contextualSpacing/>
    </w:pPr>
    <w:rPr>
      <w:sz w:val="23"/>
    </w:rPr>
  </w:style>
  <w:style w:type="paragraph" w:customStyle="1" w:styleId="ApressBodyTextFirst">
    <w:name w:val="Apress Body Text First"/>
    <w:basedOn w:val="BodyText"/>
    <w:rsid w:val="00974223"/>
    <w:pPr>
      <w:spacing w:before="120"/>
    </w:pPr>
  </w:style>
  <w:style w:type="paragraph" w:customStyle="1" w:styleId="ApressNoteTipCaution">
    <w:name w:val="Apress Note/Tip/Caution"/>
    <w:basedOn w:val="Normal"/>
    <w:next w:val="BodyText"/>
    <w:rsid w:val="00974223"/>
    <w:pPr>
      <w:widowControl w:val="0"/>
      <w:pBdr>
        <w:top w:val="single" w:sz="4" w:space="10" w:color="auto"/>
        <w:bottom w:val="single" w:sz="4" w:space="10" w:color="auto"/>
      </w:pBdr>
      <w:spacing w:before="360" w:after="360" w:line="280" w:lineRule="exact"/>
    </w:pPr>
    <w:rPr>
      <w:rFonts w:ascii="Arial Narrow" w:hAnsi="Arial Narrow"/>
      <w:sz w:val="21"/>
    </w:rPr>
  </w:style>
  <w:style w:type="character" w:customStyle="1" w:styleId="ApressCodeInline">
    <w:name w:val="Apress Code Inline"/>
    <w:basedOn w:val="DefaultParagraphFont"/>
    <w:rsid w:val="00870FF1"/>
    <w:rPr>
      <w:rFonts w:ascii="TheSansMonoConNormal" w:hAnsi="TheSansMonoConNormal"/>
      <w:color w:val="008000"/>
      <w:sz w:val="20"/>
      <w:szCs w:val="20"/>
    </w:rPr>
  </w:style>
  <w:style w:type="paragraph" w:styleId="Caption">
    <w:name w:val="caption"/>
    <w:basedOn w:val="Normal"/>
    <w:next w:val="Normal"/>
    <w:autoRedefine/>
    <w:qFormat/>
    <w:rsid w:val="00A97698"/>
    <w:pPr>
      <w:keepNext/>
      <w:spacing w:before="240"/>
    </w:pPr>
    <w:rPr>
      <w:rFonts w:ascii="Verdana" w:hAnsi="Verdana"/>
      <w:b/>
      <w:bCs/>
      <w:i/>
      <w:color w:val="767C54"/>
      <w:sz w:val="22"/>
    </w:rPr>
  </w:style>
  <w:style w:type="paragraph" w:customStyle="1" w:styleId="ApressCodeFirst">
    <w:name w:val="Apress Code First"/>
    <w:basedOn w:val="Normal"/>
    <w:next w:val="Normal"/>
    <w:rsid w:val="005F13B8"/>
    <w:pPr>
      <w:spacing w:before="160" w:after="0" w:line="240" w:lineRule="exact"/>
      <w:ind w:right="144"/>
    </w:pPr>
    <w:rPr>
      <w:rFonts w:ascii="TheSansMonoConNormal" w:hAnsi="TheSansMonoConNormal"/>
      <w:noProof/>
      <w:sz w:val="20"/>
    </w:rPr>
  </w:style>
  <w:style w:type="paragraph" w:customStyle="1" w:styleId="ApressCode">
    <w:name w:val="Apress Code"/>
    <w:basedOn w:val="Normal"/>
    <w:rsid w:val="005F13B8"/>
    <w:pPr>
      <w:spacing w:after="0" w:line="240" w:lineRule="exact"/>
      <w:ind w:right="144"/>
    </w:pPr>
    <w:rPr>
      <w:rFonts w:ascii="TheSansMonoConNormal" w:hAnsi="TheSansMonoConNormal"/>
      <w:noProof/>
      <w:sz w:val="20"/>
    </w:rPr>
  </w:style>
  <w:style w:type="paragraph" w:customStyle="1" w:styleId="ApressCodeLast">
    <w:name w:val="Apress Code Last"/>
    <w:basedOn w:val="Normal"/>
    <w:next w:val="BodyText"/>
    <w:rsid w:val="005F13B8"/>
    <w:pPr>
      <w:spacing w:after="160" w:line="240" w:lineRule="exact"/>
      <w:ind w:right="144"/>
    </w:pPr>
    <w:rPr>
      <w:rFonts w:ascii="TheSansMonoConNormal" w:hAnsi="TheSansMonoConNormal"/>
      <w:noProof/>
      <w:sz w:val="20"/>
    </w:rPr>
  </w:style>
  <w:style w:type="paragraph" w:styleId="BalloonText">
    <w:name w:val="Balloon Text"/>
    <w:basedOn w:val="Normal"/>
    <w:link w:val="BalloonTextChar"/>
    <w:rsid w:val="000B604F"/>
    <w:pPr>
      <w:spacing w:after="0"/>
    </w:pPr>
    <w:rPr>
      <w:rFonts w:ascii="Tahoma" w:hAnsi="Tahoma" w:cs="Tahoma"/>
      <w:sz w:val="16"/>
      <w:szCs w:val="16"/>
    </w:rPr>
  </w:style>
  <w:style w:type="character" w:customStyle="1" w:styleId="BalloonTextChar">
    <w:name w:val="Balloon Text Char"/>
    <w:basedOn w:val="DefaultParagraphFont"/>
    <w:link w:val="BalloonText"/>
    <w:rsid w:val="000B604F"/>
    <w:rPr>
      <w:rFonts w:ascii="Tahoma" w:hAnsi="Tahoma" w:cs="Tahoma"/>
      <w:sz w:val="16"/>
      <w:szCs w:val="16"/>
    </w:rPr>
  </w:style>
  <w:style w:type="paragraph" w:customStyle="1" w:styleId="ApressBulletFirst">
    <w:name w:val="Apress Bullet First"/>
    <w:basedOn w:val="Normal"/>
    <w:next w:val="Normal"/>
    <w:rsid w:val="00CD71B1"/>
    <w:pPr>
      <w:keepLines/>
      <w:tabs>
        <w:tab w:val="left" w:pos="216"/>
        <w:tab w:val="left" w:pos="576"/>
      </w:tabs>
      <w:spacing w:before="240" w:line="260" w:lineRule="exact"/>
      <w:ind w:left="576" w:hanging="576"/>
    </w:pPr>
    <w:rPr>
      <w:sz w:val="23"/>
    </w:rPr>
  </w:style>
  <w:style w:type="character" w:customStyle="1" w:styleId="Heading3Char">
    <w:name w:val="Heading 3 Char"/>
    <w:basedOn w:val="DefaultParagraphFont"/>
    <w:link w:val="Heading3"/>
    <w:rsid w:val="00241B3E"/>
    <w:rPr>
      <w:rFonts w:ascii="Verdana" w:eastAsia="Times New Roman" w:hAnsi="Verdana" w:cs="Times New Roman"/>
      <w:b/>
      <w:i/>
      <w:spacing w:val="-10"/>
      <w:w w:val="85"/>
      <w:sz w:val="28"/>
      <w:szCs w:val="24"/>
      <w:lang w:val="en-US"/>
    </w:rPr>
  </w:style>
  <w:style w:type="character" w:customStyle="1" w:styleId="Heading4Char">
    <w:name w:val="Heading 4 Char"/>
    <w:basedOn w:val="DefaultParagraphFont"/>
    <w:link w:val="Heading4"/>
    <w:rsid w:val="00241B3E"/>
    <w:rPr>
      <w:rFonts w:ascii="Verdana" w:eastAsia="Times New Roman" w:hAnsi="Verdana" w:cs="Times New Roman"/>
      <w:b/>
      <w:color w:val="FF00FF"/>
      <w:spacing w:val="-10"/>
      <w:w w:val="85"/>
      <w:sz w:val="24"/>
      <w:szCs w:val="40"/>
      <w:lang w:val="en-US"/>
    </w:rPr>
  </w:style>
  <w:style w:type="character" w:customStyle="1" w:styleId="Heading5Char">
    <w:name w:val="Heading 5 Char"/>
    <w:basedOn w:val="DefaultParagraphFont"/>
    <w:link w:val="Heading5"/>
    <w:rsid w:val="00241B3E"/>
    <w:rPr>
      <w:rFonts w:ascii="Times" w:eastAsia="Times New Roman" w:hAnsi="Times" w:cs="Times New Roman"/>
      <w:b/>
      <w:color w:val="FF00FF"/>
      <w:sz w:val="28"/>
      <w:szCs w:val="20"/>
      <w:lang w:val="en-US"/>
    </w:rPr>
  </w:style>
  <w:style w:type="paragraph" w:customStyle="1" w:styleId="BodyTextCont">
    <w:name w:val="Body Text Cont"/>
    <w:basedOn w:val="Normal"/>
    <w:next w:val="BodyText"/>
    <w:rsid w:val="00186FD3"/>
    <w:pPr>
      <w:spacing w:before="120" w:after="0" w:line="260" w:lineRule="exact"/>
      <w:contextualSpacing/>
    </w:pPr>
    <w:rPr>
      <w:sz w:val="23"/>
    </w:rPr>
  </w:style>
  <w:style w:type="paragraph" w:customStyle="1" w:styleId="Bullet">
    <w:name w:val="Bullet"/>
    <w:basedOn w:val="Normal"/>
    <w:rsid w:val="00186FD3"/>
    <w:pPr>
      <w:keepLines/>
      <w:tabs>
        <w:tab w:val="left" w:pos="216"/>
        <w:tab w:val="left" w:pos="576"/>
      </w:tabs>
      <w:spacing w:before="120" w:line="260" w:lineRule="exact"/>
      <w:ind w:left="576" w:hanging="576"/>
    </w:pPr>
    <w:rPr>
      <w:sz w:val="23"/>
    </w:rPr>
  </w:style>
  <w:style w:type="paragraph" w:customStyle="1" w:styleId="BulletFirst">
    <w:name w:val="Bullet First"/>
    <w:basedOn w:val="Bullet"/>
    <w:next w:val="Bullet"/>
    <w:rsid w:val="00186FD3"/>
    <w:pPr>
      <w:spacing w:before="240"/>
    </w:pPr>
  </w:style>
  <w:style w:type="paragraph" w:customStyle="1" w:styleId="BulletLast">
    <w:name w:val="Bullet Last"/>
    <w:basedOn w:val="Bullet"/>
    <w:next w:val="BodyText"/>
    <w:rsid w:val="00186FD3"/>
    <w:pPr>
      <w:spacing w:after="240"/>
    </w:pPr>
  </w:style>
  <w:style w:type="paragraph" w:customStyle="1" w:styleId="NoteTipCaution">
    <w:name w:val="Note/Tip/Caution"/>
    <w:basedOn w:val="Normal"/>
    <w:next w:val="Normal"/>
    <w:autoRedefine/>
    <w:qFormat/>
    <w:rsid w:val="00A97698"/>
    <w:pPr>
      <w:widowControl w:val="0"/>
      <w:pBdr>
        <w:top w:val="single" w:sz="4" w:space="10" w:color="auto"/>
        <w:bottom w:val="single" w:sz="4" w:space="10" w:color="auto"/>
      </w:pBdr>
      <w:tabs>
        <w:tab w:val="left" w:pos="1260"/>
      </w:tabs>
      <w:spacing w:before="360" w:after="360" w:line="280" w:lineRule="exact"/>
      <w:jc w:val="both"/>
    </w:pPr>
    <w:rPr>
      <w:rFonts w:ascii="Verdana" w:hAnsi="Verdana"/>
      <w:sz w:val="22"/>
    </w:rPr>
  </w:style>
  <w:style w:type="paragraph" w:customStyle="1" w:styleId="CodeBold">
    <w:name w:val="Code Bold"/>
    <w:basedOn w:val="Normal"/>
    <w:rsid w:val="00186FD3"/>
    <w:pPr>
      <w:spacing w:after="0" w:line="240" w:lineRule="exact"/>
      <w:ind w:right="144"/>
    </w:pPr>
    <w:rPr>
      <w:rFonts w:ascii="TheSansMonoConNormal" w:hAnsi="TheSansMonoConNormal"/>
      <w:b/>
      <w:noProof/>
      <w:color w:val="800000"/>
      <w:sz w:val="20"/>
    </w:rPr>
  </w:style>
  <w:style w:type="paragraph" w:customStyle="1" w:styleId="FigureCaption">
    <w:name w:val="Figure Caption"/>
    <w:next w:val="BodyText"/>
    <w:rsid w:val="00186FD3"/>
    <w:pPr>
      <w:tabs>
        <w:tab w:val="left" w:pos="576"/>
      </w:tabs>
      <w:spacing w:before="240" w:after="240" w:line="280" w:lineRule="exact"/>
      <w:contextualSpacing/>
    </w:pPr>
    <w:rPr>
      <w:rFonts w:ascii="Times New Roman" w:eastAsia="Times New Roman" w:hAnsi="Times New Roman" w:cs="Times New Roman"/>
      <w:i/>
      <w:noProof/>
      <w:szCs w:val="20"/>
      <w:lang w:val="en-US"/>
    </w:rPr>
  </w:style>
  <w:style w:type="paragraph" w:customStyle="1" w:styleId="CodeCaption">
    <w:name w:val="Code Caption"/>
    <w:basedOn w:val="FigureCaption"/>
    <w:next w:val="CodeFirst"/>
    <w:rsid w:val="00186FD3"/>
    <w:pPr>
      <w:spacing w:after="120"/>
    </w:pPr>
  </w:style>
  <w:style w:type="paragraph" w:customStyle="1" w:styleId="CodeFirst">
    <w:name w:val="Code First"/>
    <w:basedOn w:val="Normal"/>
    <w:next w:val="Normal"/>
    <w:rsid w:val="00186FD3"/>
    <w:pPr>
      <w:spacing w:before="160" w:after="0" w:line="240" w:lineRule="exact"/>
      <w:ind w:right="144"/>
    </w:pPr>
    <w:rPr>
      <w:rFonts w:ascii="TheSansMonoConNormal" w:hAnsi="TheSansMonoConNormal"/>
      <w:noProof/>
      <w:sz w:val="20"/>
    </w:rPr>
  </w:style>
  <w:style w:type="paragraph" w:customStyle="1" w:styleId="CodeFirstBold">
    <w:name w:val="Code First Bold"/>
    <w:basedOn w:val="CodeFirst"/>
    <w:rsid w:val="00186FD3"/>
    <w:rPr>
      <w:b/>
      <w:color w:val="800000"/>
    </w:rPr>
  </w:style>
  <w:style w:type="paragraph" w:customStyle="1" w:styleId="CodeLast">
    <w:name w:val="Code Last"/>
    <w:basedOn w:val="Normal"/>
    <w:next w:val="BodyText"/>
    <w:rsid w:val="00186FD3"/>
    <w:pPr>
      <w:spacing w:after="160" w:line="240" w:lineRule="exact"/>
      <w:ind w:right="144"/>
    </w:pPr>
    <w:rPr>
      <w:rFonts w:ascii="TheSansMonoConNormal" w:hAnsi="TheSansMonoConNormal"/>
      <w:noProof/>
      <w:sz w:val="20"/>
    </w:rPr>
  </w:style>
  <w:style w:type="paragraph" w:customStyle="1" w:styleId="CodeLastBold">
    <w:name w:val="Code Last Bold"/>
    <w:basedOn w:val="CodeLast"/>
    <w:rsid w:val="00186FD3"/>
    <w:rPr>
      <w:b/>
      <w:color w:val="800000"/>
    </w:rPr>
  </w:style>
  <w:style w:type="paragraph" w:customStyle="1" w:styleId="NumSubList">
    <w:name w:val="Num Sub List"/>
    <w:basedOn w:val="BulletSubList"/>
    <w:next w:val="Normal"/>
    <w:rsid w:val="00186FD3"/>
  </w:style>
  <w:style w:type="paragraph" w:customStyle="1" w:styleId="BulletSubList">
    <w:name w:val="Bullet Sub List"/>
    <w:rsid w:val="00186FD3"/>
    <w:pPr>
      <w:tabs>
        <w:tab w:val="left" w:pos="792"/>
        <w:tab w:val="left" w:pos="1080"/>
      </w:tabs>
      <w:spacing w:before="120" w:after="120" w:line="240" w:lineRule="auto"/>
      <w:ind w:left="1152" w:hanging="1152"/>
    </w:pPr>
    <w:rPr>
      <w:rFonts w:ascii="Times New Roman" w:eastAsia="Times New Roman" w:hAnsi="Times New Roman" w:cs="Times New Roman"/>
      <w:sz w:val="23"/>
      <w:szCs w:val="20"/>
      <w:lang w:val="en-US"/>
    </w:rPr>
  </w:style>
  <w:style w:type="paragraph" w:customStyle="1" w:styleId="NumList">
    <w:name w:val="Num List"/>
    <w:basedOn w:val="Normal"/>
    <w:next w:val="Normal"/>
    <w:rsid w:val="00186FD3"/>
    <w:pPr>
      <w:keepLines/>
      <w:tabs>
        <w:tab w:val="left" w:pos="216"/>
        <w:tab w:val="left" w:pos="576"/>
      </w:tabs>
      <w:spacing w:before="120" w:after="240" w:line="260" w:lineRule="exact"/>
      <w:ind w:left="576" w:hanging="576"/>
    </w:pPr>
    <w:rPr>
      <w:sz w:val="23"/>
    </w:rPr>
  </w:style>
  <w:style w:type="paragraph" w:customStyle="1" w:styleId="Code">
    <w:name w:val="Code"/>
    <w:basedOn w:val="CodeBold"/>
    <w:rsid w:val="00186FD3"/>
    <w:rPr>
      <w:b w:val="0"/>
      <w:color w:val="auto"/>
    </w:rPr>
  </w:style>
  <w:style w:type="paragraph" w:styleId="Bibliography">
    <w:name w:val="Bibliography"/>
    <w:basedOn w:val="BulletFirst"/>
    <w:rsid w:val="00186FD3"/>
    <w:pPr>
      <w:spacing w:before="120" w:after="0"/>
      <w:ind w:left="360" w:hanging="360"/>
    </w:pPr>
  </w:style>
  <w:style w:type="paragraph" w:styleId="Index1">
    <w:name w:val="index 1"/>
    <w:basedOn w:val="Normal"/>
    <w:next w:val="Normal"/>
    <w:rsid w:val="00186FD3"/>
    <w:pPr>
      <w:ind w:left="720" w:hanging="720"/>
    </w:pPr>
  </w:style>
  <w:style w:type="paragraph" w:styleId="Index2">
    <w:name w:val="index 2"/>
    <w:basedOn w:val="Normal"/>
    <w:next w:val="Normal"/>
    <w:rsid w:val="00186FD3"/>
    <w:pPr>
      <w:ind w:left="720" w:hanging="432"/>
    </w:pPr>
  </w:style>
  <w:style w:type="paragraph" w:styleId="Index3">
    <w:name w:val="index 3"/>
    <w:basedOn w:val="Normal"/>
    <w:next w:val="Normal"/>
    <w:rsid w:val="00186FD3"/>
    <w:pPr>
      <w:ind w:left="720" w:hanging="144"/>
    </w:pPr>
  </w:style>
  <w:style w:type="paragraph" w:customStyle="1" w:styleId="IndexLetter">
    <w:name w:val="Index Letter"/>
    <w:basedOn w:val="Normal"/>
    <w:next w:val="Index1"/>
    <w:rsid w:val="00186FD3"/>
    <w:pPr>
      <w:spacing w:before="240" w:after="0"/>
    </w:pPr>
    <w:rPr>
      <w:rFonts w:ascii="Arial" w:hAnsi="Arial"/>
      <w:b/>
    </w:rPr>
  </w:style>
  <w:style w:type="paragraph" w:customStyle="1" w:styleId="PartOpenerText">
    <w:name w:val="Part Opener Text"/>
    <w:basedOn w:val="Normal"/>
    <w:next w:val="BodyText"/>
    <w:rsid w:val="00186FD3"/>
    <w:pPr>
      <w:spacing w:before="120" w:after="0" w:line="360" w:lineRule="auto"/>
      <w:contextualSpacing/>
    </w:pPr>
    <w:rPr>
      <w:rFonts w:ascii="Trebuchet MS" w:hAnsi="Trebuchet MS"/>
      <w:b/>
      <w:spacing w:val="-6"/>
      <w:sz w:val="22"/>
      <w:szCs w:val="22"/>
    </w:rPr>
  </w:style>
  <w:style w:type="paragraph" w:customStyle="1" w:styleId="SBCodeFirst">
    <w:name w:val="SB Code First"/>
    <w:rsid w:val="00186FD3"/>
    <w:pPr>
      <w:spacing w:before="240" w:after="0" w:line="240" w:lineRule="auto"/>
      <w:ind w:left="288" w:right="288"/>
    </w:pPr>
    <w:rPr>
      <w:rFonts w:ascii="TheSansMonoConNormal" w:eastAsia="Times New Roman" w:hAnsi="TheSansMonoConNormal" w:cs="Times New Roman"/>
      <w:noProof/>
      <w:sz w:val="20"/>
      <w:szCs w:val="20"/>
      <w:lang w:val="en-US"/>
    </w:rPr>
  </w:style>
  <w:style w:type="paragraph" w:customStyle="1" w:styleId="NumListLast">
    <w:name w:val="Num List Last"/>
    <w:basedOn w:val="Normal"/>
    <w:rsid w:val="00186FD3"/>
    <w:pPr>
      <w:keepLines/>
      <w:tabs>
        <w:tab w:val="left" w:pos="216"/>
        <w:tab w:val="left" w:pos="576"/>
      </w:tabs>
      <w:spacing w:before="120" w:after="240" w:line="260" w:lineRule="exact"/>
      <w:ind w:left="576" w:hanging="576"/>
    </w:pPr>
    <w:rPr>
      <w:sz w:val="23"/>
    </w:rPr>
  </w:style>
  <w:style w:type="paragraph" w:customStyle="1" w:styleId="NumListFirst">
    <w:name w:val="Num List First"/>
    <w:basedOn w:val="Normal"/>
    <w:next w:val="NumListLast"/>
    <w:rsid w:val="00186FD3"/>
    <w:pPr>
      <w:keepLines/>
      <w:tabs>
        <w:tab w:val="left" w:pos="216"/>
        <w:tab w:val="left" w:pos="576"/>
      </w:tabs>
      <w:spacing w:before="240" w:line="260" w:lineRule="exact"/>
      <w:ind w:left="576" w:hanging="576"/>
    </w:pPr>
    <w:rPr>
      <w:sz w:val="23"/>
    </w:rPr>
  </w:style>
  <w:style w:type="paragraph" w:customStyle="1" w:styleId="PartNumber">
    <w:name w:val="Part Number"/>
    <w:basedOn w:val="ChapterNumber"/>
    <w:next w:val="PartTitle"/>
    <w:rsid w:val="00186FD3"/>
    <w:pPr>
      <w:keepNext w:val="0"/>
    </w:pPr>
  </w:style>
  <w:style w:type="paragraph" w:customStyle="1" w:styleId="PartTitle">
    <w:name w:val="Part Title"/>
    <w:basedOn w:val="ChapterTitle"/>
    <w:next w:val="Normal"/>
    <w:rsid w:val="00186FD3"/>
    <w:pPr>
      <w:spacing w:before="0"/>
    </w:pPr>
  </w:style>
  <w:style w:type="paragraph" w:customStyle="1" w:styleId="Production">
    <w:name w:val="Production"/>
    <w:basedOn w:val="Caption"/>
    <w:qFormat/>
    <w:rsid w:val="00A97698"/>
    <w:rPr>
      <w:color w:val="3333FF"/>
    </w:rPr>
  </w:style>
  <w:style w:type="paragraph" w:styleId="Quote">
    <w:name w:val="Quote"/>
    <w:basedOn w:val="BodyText"/>
    <w:next w:val="BodyText"/>
    <w:link w:val="QuoteChar"/>
    <w:qFormat/>
    <w:rsid w:val="00186FD3"/>
    <w:pPr>
      <w:spacing w:before="320" w:after="240"/>
      <w:ind w:left="432" w:right="432"/>
      <w:jc w:val="both"/>
    </w:pPr>
    <w:rPr>
      <w:i/>
      <w:sz w:val="24"/>
    </w:rPr>
  </w:style>
  <w:style w:type="character" w:customStyle="1" w:styleId="QuoteChar">
    <w:name w:val="Quote Char"/>
    <w:basedOn w:val="DefaultParagraphFont"/>
    <w:link w:val="Quote"/>
    <w:rsid w:val="00241B3E"/>
    <w:rPr>
      <w:rFonts w:ascii="Times New Roman" w:eastAsia="Times New Roman" w:hAnsi="Times New Roman" w:cs="Times New Roman"/>
      <w:i/>
      <w:sz w:val="24"/>
      <w:szCs w:val="20"/>
      <w:lang w:val="en-US"/>
    </w:rPr>
  </w:style>
  <w:style w:type="paragraph" w:customStyle="1" w:styleId="Results">
    <w:name w:val="Results"/>
    <w:basedOn w:val="Normal"/>
    <w:rsid w:val="00186FD3"/>
    <w:pPr>
      <w:spacing w:after="0" w:line="240" w:lineRule="exact"/>
      <w:ind w:right="144"/>
    </w:pPr>
    <w:rPr>
      <w:rFonts w:ascii="TheSansMonoConNormal" w:hAnsi="TheSansMonoConNormal"/>
      <w:noProof/>
      <w:sz w:val="20"/>
    </w:rPr>
  </w:style>
  <w:style w:type="paragraph" w:customStyle="1" w:styleId="ResultsFirst">
    <w:name w:val="Results First"/>
    <w:basedOn w:val="CodeFirst"/>
    <w:rsid w:val="00186FD3"/>
    <w:pPr>
      <w:pBdr>
        <w:top w:val="single" w:sz="18" w:space="5" w:color="999999"/>
      </w:pBdr>
      <w:spacing w:before="240"/>
    </w:pPr>
  </w:style>
  <w:style w:type="paragraph" w:customStyle="1" w:styleId="ResultsLast">
    <w:name w:val="Results Last"/>
    <w:basedOn w:val="CodeLast"/>
    <w:rsid w:val="00186FD3"/>
    <w:pPr>
      <w:pBdr>
        <w:bottom w:val="single" w:sz="18" w:space="5" w:color="999999"/>
      </w:pBdr>
    </w:pPr>
  </w:style>
  <w:style w:type="paragraph" w:customStyle="1" w:styleId="ResultsSingle">
    <w:name w:val="Results Single"/>
    <w:basedOn w:val="Normal"/>
    <w:rsid w:val="00186FD3"/>
    <w:pPr>
      <w:pBdr>
        <w:top w:val="single" w:sz="18" w:space="5" w:color="999999"/>
        <w:bottom w:val="single" w:sz="18" w:space="5" w:color="999999"/>
      </w:pBdr>
      <w:spacing w:before="240" w:after="240"/>
      <w:ind w:right="144"/>
    </w:pPr>
    <w:rPr>
      <w:rFonts w:ascii="TheSansMonoConNormal" w:hAnsi="TheSansMonoConNormal"/>
      <w:noProof/>
      <w:sz w:val="20"/>
    </w:rPr>
  </w:style>
  <w:style w:type="paragraph" w:customStyle="1" w:styleId="SBBodyFirst">
    <w:name w:val="SB Body First"/>
    <w:basedOn w:val="Normal"/>
    <w:rsid w:val="00186FD3"/>
    <w:pPr>
      <w:spacing w:before="120"/>
      <w:ind w:left="288" w:right="288"/>
    </w:pPr>
    <w:rPr>
      <w:rFonts w:ascii="Arial Narrow" w:hAnsi="Arial Narrow"/>
      <w:sz w:val="20"/>
    </w:rPr>
  </w:style>
  <w:style w:type="paragraph" w:customStyle="1" w:styleId="SBBulletFirst">
    <w:name w:val="SB Bullet First"/>
    <w:basedOn w:val="SBNumListFirst"/>
    <w:next w:val="SBBullet"/>
    <w:rsid w:val="00186FD3"/>
    <w:pPr>
      <w:spacing w:after="120"/>
      <w:ind w:right="0" w:hanging="432"/>
    </w:pPr>
  </w:style>
  <w:style w:type="paragraph" w:customStyle="1" w:styleId="SBNumListFirst">
    <w:name w:val="SB Num List First"/>
    <w:basedOn w:val="SBNumList"/>
    <w:next w:val="SBNumList"/>
    <w:rsid w:val="00186FD3"/>
  </w:style>
  <w:style w:type="paragraph" w:customStyle="1" w:styleId="SBNumList">
    <w:name w:val="SB Num List"/>
    <w:rsid w:val="00186FD3"/>
    <w:pPr>
      <w:tabs>
        <w:tab w:val="left" w:pos="216"/>
        <w:tab w:val="left" w:pos="475"/>
      </w:tabs>
      <w:spacing w:before="240" w:after="240" w:line="240" w:lineRule="auto"/>
      <w:ind w:left="763" w:right="288" w:hanging="475"/>
    </w:pPr>
    <w:rPr>
      <w:rFonts w:ascii="Arial Narrow" w:eastAsia="Times New Roman" w:hAnsi="Arial Narrow" w:cs="Times New Roman"/>
      <w:sz w:val="20"/>
      <w:szCs w:val="20"/>
      <w:lang w:val="en-US"/>
    </w:rPr>
  </w:style>
  <w:style w:type="paragraph" w:customStyle="1" w:styleId="SBBullet">
    <w:name w:val="SB Bullet"/>
    <w:basedOn w:val="SBBulletFirst"/>
    <w:rsid w:val="00186FD3"/>
    <w:pPr>
      <w:spacing w:before="120"/>
      <w:ind w:left="720" w:right="288"/>
    </w:pPr>
  </w:style>
  <w:style w:type="paragraph" w:customStyle="1" w:styleId="SBBulletLast">
    <w:name w:val="SB Bullet Last"/>
    <w:basedOn w:val="SBBullet"/>
    <w:next w:val="SBBodyFirst"/>
    <w:rsid w:val="00186FD3"/>
    <w:pPr>
      <w:spacing w:after="240"/>
    </w:pPr>
  </w:style>
  <w:style w:type="paragraph" w:customStyle="1" w:styleId="SBHead">
    <w:name w:val="SB Head"/>
    <w:next w:val="SBBodyFirst"/>
    <w:rsid w:val="00186FD3"/>
    <w:pPr>
      <w:pBdr>
        <w:top w:val="single" w:sz="18" w:space="1" w:color="C0C0C0"/>
        <w:left w:val="single" w:sz="18" w:space="4" w:color="C0C0C0"/>
        <w:bottom w:val="single" w:sz="18" w:space="1" w:color="C0C0C0"/>
        <w:right w:val="single" w:sz="18" w:space="4" w:color="C0C0C0"/>
      </w:pBdr>
      <w:shd w:val="clear" w:color="auto" w:fill="C0C0C0"/>
      <w:spacing w:before="360" w:after="240" w:line="240" w:lineRule="auto"/>
      <w:ind w:left="288" w:right="288"/>
      <w:contextualSpacing/>
      <w:jc w:val="center"/>
    </w:pPr>
    <w:rPr>
      <w:rFonts w:ascii="Arial" w:eastAsia="Times New Roman" w:hAnsi="Arial" w:cs="Times New Roman"/>
      <w:b/>
      <w:caps/>
      <w:szCs w:val="28"/>
      <w:lang w:val="en-US"/>
    </w:rPr>
  </w:style>
  <w:style w:type="paragraph" w:customStyle="1" w:styleId="SBBody">
    <w:name w:val="SB Body"/>
    <w:basedOn w:val="SBBodyFirst"/>
    <w:rsid w:val="00186FD3"/>
    <w:pPr>
      <w:ind w:firstLine="504"/>
    </w:pPr>
  </w:style>
  <w:style w:type="paragraph" w:customStyle="1" w:styleId="SBNumListLast">
    <w:name w:val="SB Num List Last"/>
    <w:basedOn w:val="SBNumList"/>
    <w:next w:val="SBBodyFirst"/>
    <w:rsid w:val="00186FD3"/>
  </w:style>
  <w:style w:type="paragraph" w:customStyle="1" w:styleId="SBSubhead">
    <w:name w:val="SB Subhead"/>
    <w:rsid w:val="00186FD3"/>
    <w:pPr>
      <w:spacing w:before="120" w:after="240" w:line="240" w:lineRule="auto"/>
      <w:ind w:left="288" w:right="288"/>
      <w:contextualSpacing/>
      <w:jc w:val="center"/>
    </w:pPr>
    <w:rPr>
      <w:rFonts w:ascii="Arial" w:eastAsia="Times New Roman" w:hAnsi="Arial" w:cs="Times New Roman"/>
      <w:b/>
      <w:color w:val="808080"/>
      <w:sz w:val="21"/>
      <w:u w:val="single"/>
      <w:lang w:val="en-US"/>
    </w:rPr>
  </w:style>
  <w:style w:type="paragraph" w:customStyle="1" w:styleId="SBCodeSingle">
    <w:name w:val="SB Code Single"/>
    <w:basedOn w:val="SBCode"/>
    <w:rsid w:val="00186FD3"/>
    <w:pPr>
      <w:spacing w:before="240" w:after="240"/>
    </w:pPr>
  </w:style>
  <w:style w:type="paragraph" w:customStyle="1" w:styleId="SBCode">
    <w:name w:val="SB Code"/>
    <w:rsid w:val="00186FD3"/>
    <w:pPr>
      <w:spacing w:after="0" w:line="240" w:lineRule="auto"/>
      <w:ind w:left="288" w:right="288"/>
    </w:pPr>
    <w:rPr>
      <w:rFonts w:ascii="TheSansMonoConNormal" w:eastAsia="Times New Roman" w:hAnsi="TheSansMonoConNormal" w:cs="Times New Roman"/>
      <w:noProof/>
      <w:sz w:val="20"/>
      <w:szCs w:val="20"/>
      <w:lang w:val="en-US"/>
    </w:rPr>
  </w:style>
  <w:style w:type="paragraph" w:customStyle="1" w:styleId="TableText">
    <w:name w:val="Table Text"/>
    <w:autoRedefine/>
    <w:qFormat/>
    <w:rsid w:val="00A97698"/>
    <w:pPr>
      <w:spacing w:before="60" w:after="60" w:line="240" w:lineRule="atLeast"/>
      <w:ind w:left="60" w:right="60"/>
      <w:contextualSpacing/>
    </w:pPr>
    <w:rPr>
      <w:rFonts w:ascii="Tahoma" w:eastAsia="Times New Roman" w:hAnsi="Tahoma" w:cs="Times New Roman"/>
      <w:noProof/>
      <w:sz w:val="24"/>
      <w:szCs w:val="20"/>
      <w:lang w:val="en-US"/>
    </w:rPr>
  </w:style>
  <w:style w:type="paragraph" w:customStyle="1" w:styleId="TableCaption">
    <w:name w:val="Table Caption"/>
    <w:basedOn w:val="FigureCaption"/>
    <w:next w:val="TableHead"/>
    <w:rsid w:val="00186FD3"/>
    <w:pPr>
      <w:spacing w:after="120"/>
    </w:pPr>
  </w:style>
  <w:style w:type="paragraph" w:customStyle="1" w:styleId="TableHead">
    <w:name w:val="Table Head"/>
    <w:next w:val="TableText"/>
    <w:autoRedefine/>
    <w:qFormat/>
    <w:rsid w:val="00A97698"/>
    <w:pPr>
      <w:keepNext/>
      <w:spacing w:before="120" w:after="120" w:line="240" w:lineRule="exact"/>
      <w:ind w:left="720" w:hanging="720"/>
    </w:pPr>
    <w:rPr>
      <w:rFonts w:ascii="Tahoma" w:eastAsia="Times New Roman" w:hAnsi="Tahoma" w:cs="Times New Roman"/>
      <w:b/>
      <w:smallCaps/>
      <w:szCs w:val="20"/>
      <w:lang w:val="en-US"/>
    </w:rPr>
  </w:style>
  <w:style w:type="paragraph" w:customStyle="1" w:styleId="TableFootnote">
    <w:name w:val="Table Footnote"/>
    <w:basedOn w:val="Normal"/>
    <w:next w:val="Normal"/>
    <w:rsid w:val="00A97698"/>
    <w:rPr>
      <w:sz w:val="20"/>
    </w:rPr>
  </w:style>
  <w:style w:type="paragraph" w:customStyle="1" w:styleId="TableSubhead">
    <w:name w:val="Table Subhead"/>
    <w:next w:val="TableText"/>
    <w:rsid w:val="00186FD3"/>
    <w:pPr>
      <w:keepNext/>
      <w:keepLines/>
      <w:spacing w:before="120" w:after="120" w:line="240" w:lineRule="exact"/>
    </w:pPr>
    <w:rPr>
      <w:rFonts w:ascii="Times New Roman" w:eastAsia="Times New Roman" w:hAnsi="Times New Roman" w:cs="Times New Roman"/>
      <w:b/>
      <w:color w:val="808080"/>
      <w:sz w:val="20"/>
      <w:szCs w:val="20"/>
      <w:u w:val="single"/>
      <w:lang w:val="en-US"/>
    </w:rPr>
  </w:style>
  <w:style w:type="paragraph" w:customStyle="1" w:styleId="TableTextLast">
    <w:name w:val="Table Text Last"/>
    <w:basedOn w:val="TableText"/>
    <w:next w:val="BodyText"/>
    <w:rsid w:val="00186FD3"/>
    <w:pPr>
      <w:pBdr>
        <w:bottom w:val="dotted" w:sz="4" w:space="3" w:color="auto"/>
      </w:pBdr>
      <w:spacing w:after="240"/>
    </w:pPr>
  </w:style>
  <w:style w:type="paragraph" w:customStyle="1" w:styleId="UnnumberedFirst">
    <w:name w:val="Unnumbered First"/>
    <w:basedOn w:val="Unnumbered"/>
    <w:next w:val="Unnumbered"/>
    <w:rsid w:val="00186FD3"/>
    <w:pPr>
      <w:spacing w:before="240" w:after="120"/>
    </w:pPr>
  </w:style>
  <w:style w:type="paragraph" w:customStyle="1" w:styleId="Unnumbered">
    <w:name w:val="Unnumbered"/>
    <w:rsid w:val="00186FD3"/>
    <w:pPr>
      <w:overflowPunct w:val="0"/>
      <w:autoSpaceDE w:val="0"/>
      <w:autoSpaceDN w:val="0"/>
      <w:adjustRightInd w:val="0"/>
      <w:spacing w:before="120" w:after="0" w:line="240" w:lineRule="auto"/>
      <w:ind w:left="360"/>
      <w:textAlignment w:val="baseline"/>
    </w:pPr>
    <w:rPr>
      <w:rFonts w:ascii="Times New Roman" w:eastAsia="Times New Roman" w:hAnsi="Times New Roman" w:cs="Times New Roman"/>
      <w:sz w:val="23"/>
      <w:szCs w:val="23"/>
      <w:lang w:val="en-US"/>
    </w:rPr>
  </w:style>
  <w:style w:type="paragraph" w:customStyle="1" w:styleId="UnnumberedLast">
    <w:name w:val="Unnumbered Last"/>
    <w:basedOn w:val="Unnumbered"/>
    <w:next w:val="BodyText"/>
    <w:rsid w:val="00186FD3"/>
    <w:pPr>
      <w:spacing w:after="240"/>
    </w:pPr>
  </w:style>
  <w:style w:type="paragraph" w:customStyle="1" w:styleId="ChapterSubtitle">
    <w:name w:val="Chapter Subtitle"/>
    <w:basedOn w:val="ChapterTitle"/>
    <w:rsid w:val="00186FD3"/>
    <w:pPr>
      <w:keepNext/>
      <w:spacing w:after="0" w:line="360" w:lineRule="auto"/>
    </w:pPr>
    <w:rPr>
      <w:rFonts w:ascii="Verdana" w:hAnsi="Verdana"/>
      <w:sz w:val="18"/>
      <w:szCs w:val="20"/>
    </w:rPr>
  </w:style>
  <w:style w:type="paragraph" w:customStyle="1" w:styleId="Equation">
    <w:name w:val="Equation"/>
    <w:basedOn w:val="BodyText"/>
    <w:rsid w:val="00186FD3"/>
    <w:pPr>
      <w:spacing w:before="120"/>
    </w:pPr>
  </w:style>
  <w:style w:type="paragraph" w:customStyle="1" w:styleId="QuoteSource">
    <w:name w:val="Quote Source"/>
    <w:basedOn w:val="Quote1"/>
    <w:next w:val="Normal"/>
    <w:autoRedefine/>
    <w:qFormat/>
    <w:rsid w:val="00A97698"/>
    <w:pPr>
      <w:spacing w:before="0"/>
      <w:ind w:left="0" w:right="0"/>
      <w:jc w:val="right"/>
    </w:pPr>
    <w:rPr>
      <w:i w:val="0"/>
    </w:rPr>
  </w:style>
  <w:style w:type="paragraph" w:customStyle="1" w:styleId="SBSubList">
    <w:name w:val="SB Sub List"/>
    <w:basedOn w:val="SBBullet"/>
    <w:rsid w:val="00186FD3"/>
    <w:pPr>
      <w:tabs>
        <w:tab w:val="clear" w:pos="216"/>
        <w:tab w:val="left" w:pos="763"/>
      </w:tabs>
      <w:ind w:left="1152" w:hanging="576"/>
    </w:pPr>
  </w:style>
  <w:style w:type="paragraph" w:customStyle="1" w:styleId="SBCodeLast">
    <w:name w:val="SB Code Last"/>
    <w:basedOn w:val="SBCode"/>
    <w:rsid w:val="00186FD3"/>
    <w:pPr>
      <w:spacing w:after="240"/>
    </w:pPr>
  </w:style>
  <w:style w:type="paragraph" w:customStyle="1" w:styleId="ExerciseHead">
    <w:name w:val="Exercise Head"/>
    <w:basedOn w:val="SBHead"/>
    <w:next w:val="Normal"/>
    <w:rsid w:val="00186FD3"/>
    <w:pPr>
      <w:pBdr>
        <w:top w:val="single" w:sz="18" w:space="1" w:color="333333"/>
        <w:left w:val="single" w:sz="18" w:space="4" w:color="333333"/>
        <w:bottom w:val="single" w:sz="18" w:space="1" w:color="333333"/>
        <w:right w:val="single" w:sz="18" w:space="4" w:color="333333"/>
      </w:pBdr>
      <w:shd w:val="clear" w:color="auto" w:fill="333333"/>
      <w:ind w:left="0" w:right="0"/>
    </w:pPr>
    <w:rPr>
      <w:caps w:val="0"/>
      <w:color w:val="FFFFFF"/>
      <w:szCs w:val="22"/>
    </w:rPr>
  </w:style>
  <w:style w:type="paragraph" w:customStyle="1" w:styleId="ExerciseBody">
    <w:name w:val="Exercise Body"/>
    <w:autoRedefine/>
    <w:rsid w:val="00186FD3"/>
    <w:pPr>
      <w:spacing w:before="120" w:after="120" w:line="240" w:lineRule="auto"/>
    </w:pPr>
    <w:rPr>
      <w:rFonts w:ascii="Arial Narrow" w:eastAsia="Times New Roman" w:hAnsi="Arial Narrow" w:cs="Times New Roman"/>
      <w:sz w:val="20"/>
      <w:szCs w:val="20"/>
      <w:lang w:val="en-US"/>
    </w:rPr>
  </w:style>
  <w:style w:type="paragraph" w:customStyle="1" w:styleId="ExerciseBodyLast">
    <w:name w:val="Exercise Body Last"/>
    <w:basedOn w:val="SBBodyFirst"/>
    <w:rsid w:val="00186FD3"/>
    <w:pPr>
      <w:pBdr>
        <w:bottom w:val="single" w:sz="18" w:space="12" w:color="auto"/>
      </w:pBdr>
      <w:spacing w:after="240"/>
      <w:ind w:left="0" w:right="0"/>
    </w:pPr>
  </w:style>
  <w:style w:type="paragraph" w:customStyle="1" w:styleId="GlossaryHead">
    <w:name w:val="Glossary Head"/>
    <w:basedOn w:val="Normal"/>
    <w:rsid w:val="00186FD3"/>
    <w:pPr>
      <w:spacing w:before="120" w:after="0"/>
    </w:pPr>
    <w:rPr>
      <w:rFonts w:ascii="Arial" w:hAnsi="Arial"/>
      <w:b/>
    </w:rPr>
  </w:style>
  <w:style w:type="paragraph" w:customStyle="1" w:styleId="GlossaryText">
    <w:name w:val="Glossary Text"/>
    <w:basedOn w:val="Normal"/>
    <w:rsid w:val="00186FD3"/>
    <w:pPr>
      <w:spacing w:before="60" w:after="240"/>
      <w:ind w:left="360"/>
    </w:pPr>
    <w:rPr>
      <w:sz w:val="23"/>
    </w:rPr>
  </w:style>
  <w:style w:type="paragraph" w:customStyle="1" w:styleId="FMTitle">
    <w:name w:val="FM Title"/>
    <w:basedOn w:val="Normal"/>
    <w:rsid w:val="00186FD3"/>
    <w:pPr>
      <w:jc w:val="center"/>
      <w:outlineLvl w:val="0"/>
    </w:pPr>
    <w:rPr>
      <w:rFonts w:ascii="Trebuchet MS" w:hAnsi="Trebuchet MS"/>
      <w:sz w:val="48"/>
    </w:rPr>
  </w:style>
  <w:style w:type="paragraph" w:customStyle="1" w:styleId="FMSubtitle">
    <w:name w:val="FM Subtitle"/>
    <w:basedOn w:val="FMTitle"/>
    <w:rsid w:val="00186FD3"/>
    <w:rPr>
      <w:b/>
      <w:color w:val="808080"/>
      <w:sz w:val="24"/>
    </w:rPr>
  </w:style>
  <w:style w:type="paragraph" w:customStyle="1" w:styleId="FMAuthor">
    <w:name w:val="FM Author"/>
    <w:basedOn w:val="Normal"/>
    <w:rsid w:val="00186FD3"/>
    <w:pPr>
      <w:spacing w:before="360"/>
      <w:jc w:val="center"/>
    </w:pPr>
    <w:rPr>
      <w:rFonts w:ascii="Arial" w:hAnsi="Arial"/>
      <w:b/>
      <w:caps/>
      <w:sz w:val="22"/>
    </w:rPr>
  </w:style>
  <w:style w:type="paragraph" w:customStyle="1" w:styleId="FMCopyright">
    <w:name w:val="FM Copyright"/>
    <w:rsid w:val="00186FD3"/>
    <w:pPr>
      <w:spacing w:before="120" w:after="120" w:line="240" w:lineRule="auto"/>
    </w:pPr>
    <w:rPr>
      <w:rFonts w:ascii="Times New Roman" w:eastAsia="Times New Roman" w:hAnsi="Times New Roman" w:cs="Times New Roman"/>
      <w:sz w:val="21"/>
      <w:szCs w:val="20"/>
      <w:lang w:val="en-US"/>
    </w:rPr>
  </w:style>
  <w:style w:type="paragraph" w:customStyle="1" w:styleId="FMCopyrightCredits">
    <w:name w:val="FM Copyright Credits"/>
    <w:basedOn w:val="Normal"/>
    <w:rsid w:val="00186FD3"/>
    <w:pPr>
      <w:spacing w:before="240" w:after="0"/>
      <w:ind w:left="648" w:hanging="288"/>
      <w:contextualSpacing/>
    </w:pPr>
    <w:rPr>
      <w:sz w:val="21"/>
    </w:rPr>
  </w:style>
  <w:style w:type="paragraph" w:customStyle="1" w:styleId="FMDedication">
    <w:name w:val="FM Dedication"/>
    <w:basedOn w:val="Normal"/>
    <w:rsid w:val="00186FD3"/>
    <w:pPr>
      <w:jc w:val="center"/>
    </w:pPr>
    <w:rPr>
      <w:i/>
    </w:rPr>
  </w:style>
  <w:style w:type="paragraph" w:customStyle="1" w:styleId="FMHead">
    <w:name w:val="FM Head"/>
    <w:basedOn w:val="ChapterTitle"/>
    <w:rsid w:val="00186FD3"/>
    <w:rPr>
      <w:rFonts w:ascii="Trebuchet MS" w:hAnsi="Trebuchet MS"/>
      <w:spacing w:val="-20"/>
      <w:szCs w:val="60"/>
    </w:rPr>
  </w:style>
  <w:style w:type="paragraph" w:customStyle="1" w:styleId="FMCopyrightCreditsLast">
    <w:name w:val="FM Copyright Credits Last"/>
    <w:basedOn w:val="FMCopyrightCredits"/>
    <w:next w:val="FMCopyright"/>
    <w:rsid w:val="00186FD3"/>
    <w:pPr>
      <w:spacing w:before="0" w:after="240"/>
    </w:pPr>
  </w:style>
  <w:style w:type="character" w:customStyle="1" w:styleId="CodeInline">
    <w:name w:val="Code Inline"/>
    <w:basedOn w:val="DefaultParagraphFont"/>
    <w:rsid w:val="00186FD3"/>
    <w:rPr>
      <w:rFonts w:ascii="TheSansMonoConNormal" w:hAnsi="TheSansMonoConNormal"/>
      <w:color w:val="008000"/>
      <w:sz w:val="20"/>
      <w:szCs w:val="20"/>
    </w:rPr>
  </w:style>
  <w:style w:type="paragraph" w:customStyle="1" w:styleId="Footnote">
    <w:name w:val="Footnote"/>
    <w:basedOn w:val="Normal"/>
    <w:rsid w:val="00186FD3"/>
    <w:rPr>
      <w:sz w:val="19"/>
    </w:rPr>
  </w:style>
  <w:style w:type="paragraph" w:customStyle="1" w:styleId="CodeSingle">
    <w:name w:val="Code Single"/>
    <w:basedOn w:val="Normal"/>
    <w:rsid w:val="00186FD3"/>
    <w:pPr>
      <w:spacing w:before="120" w:line="240" w:lineRule="exact"/>
      <w:ind w:right="144"/>
    </w:pPr>
    <w:rPr>
      <w:rFonts w:ascii="TheSansMonoConNormal" w:hAnsi="TheSansMonoConNormal"/>
      <w:noProof/>
      <w:sz w:val="20"/>
    </w:rPr>
  </w:style>
  <w:style w:type="paragraph" w:customStyle="1" w:styleId="Query">
    <w:name w:val="Query"/>
    <w:basedOn w:val="Production"/>
    <w:rsid w:val="00186FD3"/>
    <w:rPr>
      <w:color w:val="FF0000"/>
    </w:rPr>
  </w:style>
  <w:style w:type="paragraph" w:styleId="DocumentMap">
    <w:name w:val="Document Map"/>
    <w:basedOn w:val="Normal"/>
    <w:link w:val="DocumentMapChar"/>
    <w:rsid w:val="00186FD3"/>
    <w:pPr>
      <w:shd w:val="clear" w:color="auto" w:fill="000080"/>
    </w:pPr>
    <w:rPr>
      <w:rFonts w:ascii="Tahoma" w:hAnsi="Tahoma" w:cs="Tahoma"/>
    </w:rPr>
  </w:style>
  <w:style w:type="character" w:customStyle="1" w:styleId="DocumentMapChar">
    <w:name w:val="Document Map Char"/>
    <w:basedOn w:val="DefaultParagraphFont"/>
    <w:link w:val="DocumentMap"/>
    <w:rsid w:val="00241B3E"/>
    <w:rPr>
      <w:rFonts w:ascii="Tahoma" w:eastAsia="Times New Roman" w:hAnsi="Tahoma" w:cs="Tahoma"/>
      <w:sz w:val="24"/>
      <w:szCs w:val="20"/>
      <w:shd w:val="clear" w:color="auto" w:fill="000080"/>
      <w:lang w:val="en-US"/>
    </w:rPr>
  </w:style>
  <w:style w:type="paragraph" w:customStyle="1" w:styleId="Figure">
    <w:name w:val="Figure"/>
    <w:next w:val="Normal"/>
    <w:autoRedefine/>
    <w:rsid w:val="00186FD3"/>
    <w:pPr>
      <w:spacing w:before="120" w:after="20" w:line="240" w:lineRule="auto"/>
      <w:jc w:val="center"/>
    </w:pPr>
    <w:rPr>
      <w:rFonts w:ascii="Arial" w:eastAsia="Times New Roman" w:hAnsi="Arial" w:cs="Times New Roman"/>
      <w:sz w:val="18"/>
      <w:szCs w:val="20"/>
      <w:lang w:val="en-US"/>
    </w:rPr>
  </w:style>
  <w:style w:type="paragraph" w:customStyle="1" w:styleId="EndOfChapter">
    <w:name w:val="EndOfChapter"/>
    <w:basedOn w:val="BodyText"/>
    <w:rsid w:val="00186FD3"/>
  </w:style>
  <w:style w:type="paragraph" w:styleId="FootnoteText">
    <w:name w:val="footnote text"/>
    <w:basedOn w:val="Normal"/>
    <w:link w:val="FootnoteTextChar"/>
    <w:rsid w:val="00A97698"/>
    <w:rPr>
      <w:sz w:val="20"/>
      <w:szCs w:val="20"/>
    </w:rPr>
  </w:style>
  <w:style w:type="character" w:customStyle="1" w:styleId="FootnoteTextChar">
    <w:name w:val="Footnote Text Char"/>
    <w:basedOn w:val="DefaultParagraphFont"/>
    <w:link w:val="FootnoteText"/>
    <w:rsid w:val="00241B3E"/>
    <w:rPr>
      <w:rFonts w:ascii="Times" w:eastAsia="Times New Roman" w:hAnsi="Times" w:cs="Times New Roman"/>
      <w:color w:val="000000"/>
      <w:sz w:val="20"/>
      <w:szCs w:val="20"/>
      <w:lang w:val="en-US"/>
    </w:rPr>
  </w:style>
  <w:style w:type="character" w:styleId="FootnoteReference">
    <w:name w:val="footnote reference"/>
    <w:basedOn w:val="DefaultParagraphFont"/>
    <w:rsid w:val="00A97698"/>
    <w:rPr>
      <w:vertAlign w:val="superscript"/>
    </w:rPr>
  </w:style>
  <w:style w:type="paragraph" w:customStyle="1" w:styleId="BulletSingle">
    <w:name w:val="Bullet Single"/>
    <w:basedOn w:val="Bullet"/>
    <w:rsid w:val="00186FD3"/>
    <w:pPr>
      <w:spacing w:before="240" w:after="240"/>
    </w:pPr>
  </w:style>
  <w:style w:type="paragraph" w:customStyle="1" w:styleId="ExerciseNumListFirst">
    <w:name w:val="Exercise Num List First"/>
    <w:basedOn w:val="SBNumListFirst"/>
    <w:rsid w:val="00186FD3"/>
  </w:style>
  <w:style w:type="paragraph" w:customStyle="1" w:styleId="ExerciseNumList">
    <w:name w:val="Exercise Num List"/>
    <w:basedOn w:val="ExerciseNumListFirst"/>
    <w:rsid w:val="00186FD3"/>
  </w:style>
  <w:style w:type="paragraph" w:customStyle="1" w:styleId="ExerciseNumListLast">
    <w:name w:val="Exercise Num List Last"/>
    <w:basedOn w:val="SBNumListLast"/>
    <w:rsid w:val="00186FD3"/>
  </w:style>
  <w:style w:type="paragraph" w:customStyle="1" w:styleId="ExerciseBulletFirst">
    <w:name w:val="Exercise Bullet First"/>
    <w:basedOn w:val="SBBulletFirst"/>
    <w:rsid w:val="00186FD3"/>
  </w:style>
  <w:style w:type="paragraph" w:customStyle="1" w:styleId="ExerciseBullet">
    <w:name w:val="Exercise Bullet"/>
    <w:basedOn w:val="SBBullet"/>
    <w:rsid w:val="00186FD3"/>
  </w:style>
  <w:style w:type="paragraph" w:customStyle="1" w:styleId="ExerciseBulletLast">
    <w:name w:val="Exercise Bullet Last"/>
    <w:basedOn w:val="SBBulletLast"/>
    <w:rsid w:val="00186FD3"/>
  </w:style>
  <w:style w:type="paragraph" w:customStyle="1" w:styleId="ExerciseCodeFirst">
    <w:name w:val="Exercise Code First"/>
    <w:basedOn w:val="SBCodeFirst"/>
    <w:rsid w:val="00186FD3"/>
  </w:style>
  <w:style w:type="paragraph" w:customStyle="1" w:styleId="ExerciseCode">
    <w:name w:val="Exercise Code"/>
    <w:basedOn w:val="SBCode"/>
    <w:rsid w:val="00186FD3"/>
  </w:style>
  <w:style w:type="paragraph" w:customStyle="1" w:styleId="ExerciseCodeLast">
    <w:name w:val="Exercise Code Last"/>
    <w:basedOn w:val="SBCodeLast"/>
    <w:rsid w:val="00186FD3"/>
  </w:style>
  <w:style w:type="paragraph" w:customStyle="1" w:styleId="ExerciseCodeSingle">
    <w:name w:val="Exercise Code Single"/>
    <w:basedOn w:val="SBCodeSingle"/>
    <w:rsid w:val="00186FD3"/>
  </w:style>
  <w:style w:type="paragraph" w:customStyle="1" w:styleId="ExerciseSubList">
    <w:name w:val="Exercise Sub List"/>
    <w:basedOn w:val="SBSubList"/>
    <w:rsid w:val="00186FD3"/>
  </w:style>
  <w:style w:type="paragraph" w:customStyle="1" w:styleId="SBBodyLast">
    <w:name w:val="SB Body Last"/>
    <w:basedOn w:val="ExerciseBodyLast"/>
    <w:rsid w:val="00186FD3"/>
    <w:pPr>
      <w:pBdr>
        <w:bottom w:val="single" w:sz="8" w:space="12" w:color="auto"/>
      </w:pBdr>
      <w:ind w:firstLine="504"/>
    </w:pPr>
  </w:style>
  <w:style w:type="paragraph" w:customStyle="1" w:styleId="ExerciseSubhead">
    <w:name w:val="Exercise Subhead"/>
    <w:basedOn w:val="SBSubhead"/>
    <w:rsid w:val="00186FD3"/>
  </w:style>
  <w:style w:type="paragraph" w:customStyle="1" w:styleId="main">
    <w:name w:val="main"/>
    <w:basedOn w:val="Normal"/>
    <w:rsid w:val="00DA45C0"/>
    <w:pPr>
      <w:spacing w:before="100" w:beforeAutospacing="1" w:after="100" w:afterAutospacing="1"/>
    </w:pPr>
    <w:rPr>
      <w:lang w:val="en-GB" w:eastAsia="en-GB"/>
    </w:rPr>
  </w:style>
  <w:style w:type="character" w:customStyle="1" w:styleId="xmlverb-element-name">
    <w:name w:val="xmlverb-element-name"/>
    <w:basedOn w:val="DefaultParagraphFont"/>
    <w:rsid w:val="00DA45C0"/>
  </w:style>
  <w:style w:type="character" w:customStyle="1" w:styleId="xmlverb-attr-name">
    <w:name w:val="xmlverb-attr-name"/>
    <w:basedOn w:val="DefaultParagraphFont"/>
    <w:rsid w:val="00DA45C0"/>
  </w:style>
  <w:style w:type="character" w:customStyle="1" w:styleId="xmlverb-attr-content">
    <w:name w:val="xmlverb-attr-content"/>
    <w:basedOn w:val="DefaultParagraphFont"/>
    <w:rsid w:val="00DA45C0"/>
  </w:style>
  <w:style w:type="character" w:styleId="Strong">
    <w:name w:val="Strong"/>
    <w:basedOn w:val="DefaultParagraphFont"/>
    <w:uiPriority w:val="22"/>
    <w:qFormat/>
    <w:rsid w:val="00DA45C0"/>
    <w:rPr>
      <w:b/>
      <w:bCs/>
    </w:rPr>
  </w:style>
  <w:style w:type="character" w:customStyle="1" w:styleId="xmlverb-text">
    <w:name w:val="xmlverb-text"/>
    <w:basedOn w:val="DefaultParagraphFont"/>
    <w:rsid w:val="00DA45C0"/>
  </w:style>
  <w:style w:type="character" w:styleId="CommentReference">
    <w:name w:val="annotation reference"/>
    <w:basedOn w:val="DefaultParagraphFont"/>
    <w:rsid w:val="002C2D7A"/>
    <w:rPr>
      <w:sz w:val="18"/>
      <w:szCs w:val="18"/>
    </w:rPr>
  </w:style>
  <w:style w:type="paragraph" w:styleId="CommentText">
    <w:name w:val="annotation text"/>
    <w:basedOn w:val="Normal"/>
    <w:link w:val="CommentTextChar"/>
    <w:rsid w:val="002C2D7A"/>
  </w:style>
  <w:style w:type="character" w:customStyle="1" w:styleId="CommentTextChar">
    <w:name w:val="Comment Text Char"/>
    <w:basedOn w:val="DefaultParagraphFont"/>
    <w:link w:val="CommentText"/>
    <w:rsid w:val="002C2D7A"/>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rsid w:val="002C2D7A"/>
    <w:rPr>
      <w:b/>
      <w:bCs/>
      <w:sz w:val="20"/>
      <w:szCs w:val="20"/>
    </w:rPr>
  </w:style>
  <w:style w:type="character" w:customStyle="1" w:styleId="CommentSubjectChar">
    <w:name w:val="Comment Subject Char"/>
    <w:basedOn w:val="CommentTextChar"/>
    <w:link w:val="CommentSubject"/>
    <w:rsid w:val="002C2D7A"/>
    <w:rPr>
      <w:rFonts w:ascii="Times New Roman" w:eastAsia="Times New Roman" w:hAnsi="Times New Roman" w:cs="Times New Roman"/>
      <w:b/>
      <w:bCs/>
      <w:sz w:val="20"/>
      <w:szCs w:val="20"/>
      <w:lang w:val="en-US"/>
    </w:rPr>
  </w:style>
  <w:style w:type="character" w:customStyle="1" w:styleId="Heading6Char">
    <w:name w:val="Heading 6 Char"/>
    <w:basedOn w:val="DefaultParagraphFont"/>
    <w:link w:val="Heading6"/>
    <w:rsid w:val="00755EA2"/>
    <w:rPr>
      <w:rFonts w:ascii="Times" w:eastAsia="Times New Roman" w:hAnsi="Times" w:cs="Times New Roman"/>
      <w:b/>
      <w:color w:val="FF00FF"/>
      <w:sz w:val="20"/>
      <w:szCs w:val="20"/>
      <w:lang w:val="en-US"/>
    </w:rPr>
  </w:style>
  <w:style w:type="character" w:customStyle="1" w:styleId="Heading7Char">
    <w:name w:val="Heading 7 Char"/>
    <w:basedOn w:val="DefaultParagraphFont"/>
    <w:link w:val="Heading7"/>
    <w:rsid w:val="00755EA2"/>
    <w:rPr>
      <w:rFonts w:ascii="Times" w:eastAsia="Times New Roman" w:hAnsi="Times" w:cs="Times New Roman"/>
      <w:color w:val="FF00FF"/>
      <w:sz w:val="20"/>
      <w:szCs w:val="20"/>
      <w:lang w:val="en-US"/>
    </w:rPr>
  </w:style>
  <w:style w:type="character" w:customStyle="1" w:styleId="Heading8Char">
    <w:name w:val="Heading 8 Char"/>
    <w:basedOn w:val="DefaultParagraphFont"/>
    <w:link w:val="Heading8"/>
    <w:rsid w:val="00755EA2"/>
    <w:rPr>
      <w:rFonts w:ascii="Helvetica" w:eastAsia="Times New Roman" w:hAnsi="Helvetica" w:cs="Times New Roman"/>
      <w:color w:val="FF00FF"/>
      <w:sz w:val="18"/>
      <w:szCs w:val="20"/>
      <w:lang w:val="en-US"/>
    </w:rPr>
  </w:style>
  <w:style w:type="character" w:customStyle="1" w:styleId="Heading9Char">
    <w:name w:val="Heading 9 Char"/>
    <w:basedOn w:val="DefaultParagraphFont"/>
    <w:link w:val="Heading9"/>
    <w:rsid w:val="00755EA2"/>
    <w:rPr>
      <w:rFonts w:ascii="Helvetica" w:eastAsia="Times New Roman" w:hAnsi="Helvetica" w:cs="Times New Roman"/>
      <w:color w:val="FF00FF"/>
      <w:sz w:val="18"/>
      <w:szCs w:val="20"/>
      <w:lang w:val="en-US"/>
    </w:rPr>
  </w:style>
  <w:style w:type="paragraph" w:customStyle="1" w:styleId="CodeListing">
    <w:name w:val="Code Listing"/>
    <w:basedOn w:val="Normal"/>
    <w:autoRedefine/>
    <w:qFormat/>
    <w:rsid w:val="00816FF6"/>
    <w:pPr>
      <w:tabs>
        <w:tab w:val="right" w:leader="dot" w:pos="2342"/>
      </w:tabs>
      <w:spacing w:before="60"/>
      <w:ind w:left="187" w:right="187"/>
      <w:contextualSpacing/>
    </w:pPr>
    <w:rPr>
      <w:rFonts w:ascii="Courier New" w:hAnsi="Courier New"/>
      <w:bCs/>
      <w:noProof/>
      <w:color w:val="auto"/>
      <w:sz w:val="20"/>
      <w:szCs w:val="20"/>
    </w:rPr>
  </w:style>
  <w:style w:type="paragraph" w:customStyle="1" w:styleId="SidebarHead">
    <w:name w:val="Sidebar Head"/>
    <w:next w:val="SidebarText"/>
    <w:autoRedefine/>
    <w:qFormat/>
    <w:rsid w:val="00A97698"/>
    <w:pPr>
      <w:pBdr>
        <w:top w:val="single" w:sz="2" w:space="1" w:color="C0C0C0"/>
        <w:left w:val="single" w:sz="2" w:space="4" w:color="C0C0C0"/>
        <w:bottom w:val="single" w:sz="2" w:space="1" w:color="C0C0C0"/>
        <w:right w:val="single" w:sz="2" w:space="4" w:color="C0C0C0"/>
      </w:pBdr>
      <w:shd w:val="clear" w:color="auto" w:fill="C0C0C0"/>
      <w:spacing w:before="360" w:after="0" w:line="240" w:lineRule="auto"/>
      <w:ind w:left="288" w:right="288"/>
      <w:contextualSpacing/>
      <w:jc w:val="center"/>
    </w:pPr>
    <w:rPr>
      <w:rFonts w:ascii="Verdana" w:eastAsia="Times New Roman" w:hAnsi="Verdana" w:cs="Times New Roman"/>
      <w:caps/>
      <w:sz w:val="28"/>
      <w:szCs w:val="28"/>
      <w:lang w:val="en-US"/>
    </w:rPr>
  </w:style>
  <w:style w:type="paragraph" w:customStyle="1" w:styleId="SidebarText">
    <w:name w:val="Sidebar Text"/>
    <w:basedOn w:val="Normal"/>
    <w:autoRedefine/>
    <w:qFormat/>
    <w:rsid w:val="00A97698"/>
    <w:pPr>
      <w:pBdr>
        <w:top w:val="single" w:sz="36" w:space="1" w:color="C0C0C0"/>
        <w:left w:val="single" w:sz="36" w:space="4" w:color="C0C0C0"/>
        <w:bottom w:val="single" w:sz="36" w:space="1" w:color="C0C0C0"/>
        <w:right w:val="single" w:sz="36" w:space="4" w:color="C0C0C0"/>
      </w:pBdr>
      <w:shd w:val="clear" w:color="auto" w:fill="E0E0E0"/>
      <w:ind w:left="360" w:right="360"/>
      <w:jc w:val="both"/>
    </w:pPr>
    <w:rPr>
      <w:rFonts w:ascii="Verdana" w:hAnsi="Verdana"/>
      <w:sz w:val="22"/>
    </w:rPr>
  </w:style>
  <w:style w:type="paragraph" w:customStyle="1" w:styleId="ListBulletSub">
    <w:name w:val="List Bullet Sub"/>
    <w:basedOn w:val="ListBullet"/>
    <w:autoRedefine/>
    <w:qFormat/>
    <w:rsid w:val="00A97698"/>
    <w:pPr>
      <w:numPr>
        <w:numId w:val="29"/>
      </w:numPr>
      <w:ind w:left="720"/>
    </w:pPr>
  </w:style>
  <w:style w:type="paragraph" w:styleId="ListBullet">
    <w:name w:val="List Bullet"/>
    <w:basedOn w:val="Normal"/>
    <w:autoRedefine/>
    <w:qFormat/>
    <w:rsid w:val="00A97698"/>
    <w:pPr>
      <w:numPr>
        <w:numId w:val="28"/>
      </w:numPr>
      <w:spacing w:before="60"/>
      <w:ind w:left="360"/>
    </w:pPr>
    <w:rPr>
      <w:rFonts w:ascii="Times New Roman" w:hAnsi="Times New Roman"/>
      <w:sz w:val="26"/>
    </w:rPr>
  </w:style>
  <w:style w:type="paragraph" w:customStyle="1" w:styleId="ListUnnumbered">
    <w:name w:val="List Unnumbered"/>
    <w:basedOn w:val="ListBullet"/>
    <w:autoRedefine/>
    <w:qFormat/>
    <w:rsid w:val="00A97698"/>
    <w:pPr>
      <w:numPr>
        <w:numId w:val="0"/>
      </w:numPr>
      <w:ind w:left="360"/>
    </w:pPr>
    <w:rPr>
      <w:szCs w:val="26"/>
    </w:rPr>
  </w:style>
  <w:style w:type="paragraph" w:styleId="ListNumber">
    <w:name w:val="List Number"/>
    <w:basedOn w:val="Normal"/>
    <w:autoRedefine/>
    <w:qFormat/>
    <w:rsid w:val="00A97698"/>
    <w:pPr>
      <w:numPr>
        <w:numId w:val="26"/>
      </w:numPr>
      <w:spacing w:before="60"/>
      <w:ind w:left="360"/>
    </w:pPr>
    <w:rPr>
      <w:rFonts w:ascii="Times New Roman" w:hAnsi="Times New Roman"/>
      <w:sz w:val="26"/>
    </w:rPr>
  </w:style>
  <w:style w:type="table" w:styleId="TableGrid">
    <w:name w:val="Table Grid"/>
    <w:basedOn w:val="TableNormal"/>
    <w:rsid w:val="00A97698"/>
    <w:pPr>
      <w:numPr>
        <w:numId w:val="1"/>
      </w:numPr>
      <w:spacing w:before="120" w:after="120" w:line="240" w:lineRule="atLeast"/>
      <w:ind w:left="0" w:firstLine="0"/>
    </w:pPr>
    <w:rPr>
      <w:rFonts w:ascii="Times New Roman" w:eastAsia="Times New Roman" w:hAnsi="Times New Roman" w:cs="Times New Roman"/>
      <w:sz w:val="20"/>
      <w:szCs w:val="20"/>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customStyle="1" w:styleId="ListNumberSub">
    <w:name w:val="List Number Sub"/>
    <w:basedOn w:val="ListNumber"/>
    <w:next w:val="ListNumber"/>
    <w:autoRedefine/>
    <w:qFormat/>
    <w:rsid w:val="00A97698"/>
    <w:pPr>
      <w:numPr>
        <w:numId w:val="27"/>
      </w:numPr>
      <w:ind w:left="720"/>
    </w:pPr>
  </w:style>
  <w:style w:type="paragraph" w:styleId="TOC1">
    <w:name w:val="toc 1"/>
    <w:basedOn w:val="Normal"/>
    <w:next w:val="Normal"/>
    <w:autoRedefine/>
    <w:qFormat/>
    <w:rsid w:val="00A97698"/>
    <w:pPr>
      <w:tabs>
        <w:tab w:val="right" w:leader="dot" w:pos="8460"/>
      </w:tabs>
      <w:spacing w:before="120" w:after="0"/>
    </w:pPr>
    <w:rPr>
      <w:rFonts w:ascii="Tahoma" w:hAnsi="Tahoma"/>
      <w:bCs/>
      <w:iCs/>
      <w:color w:val="auto"/>
    </w:rPr>
  </w:style>
  <w:style w:type="paragraph" w:styleId="TOC2">
    <w:name w:val="toc 2"/>
    <w:basedOn w:val="Normal"/>
    <w:next w:val="Normal"/>
    <w:autoRedefine/>
    <w:qFormat/>
    <w:rsid w:val="00A97698"/>
    <w:pPr>
      <w:tabs>
        <w:tab w:val="right" w:leader="dot" w:pos="8486"/>
      </w:tabs>
      <w:spacing w:before="120"/>
      <w:ind w:left="360"/>
    </w:pPr>
    <w:rPr>
      <w:rFonts w:ascii="Times New Roman" w:hAnsi="Times New Roman"/>
      <w:b/>
      <w:bCs/>
      <w:i/>
      <w:color w:val="767C54"/>
      <w:szCs w:val="22"/>
    </w:rPr>
  </w:style>
  <w:style w:type="paragraph" w:styleId="TOC3">
    <w:name w:val="toc 3"/>
    <w:basedOn w:val="Normal"/>
    <w:next w:val="Normal"/>
    <w:autoRedefine/>
    <w:qFormat/>
    <w:rsid w:val="00A97698"/>
    <w:pPr>
      <w:tabs>
        <w:tab w:val="right" w:leader="dot" w:pos="8486"/>
      </w:tabs>
      <w:spacing w:after="0"/>
      <w:ind w:left="562"/>
    </w:pPr>
    <w:rPr>
      <w:rFonts w:ascii="Times New Roman" w:hAnsi="Times New Roman"/>
      <w:sz w:val="26"/>
      <w:szCs w:val="20"/>
    </w:rPr>
  </w:style>
  <w:style w:type="paragraph" w:customStyle="1" w:styleId="BookTitle1">
    <w:name w:val="Book Title1"/>
    <w:basedOn w:val="ChapterTitle"/>
    <w:next w:val="BookAuthor"/>
    <w:autoRedefine/>
    <w:qFormat/>
    <w:rsid w:val="00A97698"/>
    <w:rPr>
      <w:rFonts w:ascii="Verdana" w:hAnsi="Verdana"/>
      <w:i/>
      <w:sz w:val="44"/>
    </w:rPr>
  </w:style>
  <w:style w:type="paragraph" w:customStyle="1" w:styleId="BookAuthor">
    <w:name w:val="Book Author"/>
    <w:basedOn w:val="Normal"/>
    <w:next w:val="IntroductionText"/>
    <w:autoRedefine/>
    <w:qFormat/>
    <w:rsid w:val="00A97698"/>
    <w:pPr>
      <w:tabs>
        <w:tab w:val="left" w:pos="3960"/>
      </w:tabs>
      <w:spacing w:after="180"/>
      <w:jc w:val="right"/>
    </w:pPr>
    <w:rPr>
      <w:rFonts w:ascii="Verdana" w:hAnsi="Verdana"/>
      <w:color w:val="auto"/>
      <w:sz w:val="26"/>
    </w:rPr>
  </w:style>
  <w:style w:type="paragraph" w:customStyle="1" w:styleId="IntroductionText">
    <w:name w:val="Introduction Text"/>
    <w:basedOn w:val="Normal"/>
    <w:link w:val="IntroductionTextChar"/>
    <w:autoRedefine/>
    <w:qFormat/>
    <w:rsid w:val="00A97698"/>
    <w:pPr>
      <w:tabs>
        <w:tab w:val="left" w:pos="3960"/>
      </w:tabs>
    </w:pPr>
    <w:rPr>
      <w:rFonts w:ascii="Times New Roman" w:hAnsi="Times New Roman"/>
      <w:i/>
      <w:sz w:val="26"/>
    </w:rPr>
  </w:style>
  <w:style w:type="character" w:customStyle="1" w:styleId="IntroductionTextChar">
    <w:name w:val="Introduction Text Char"/>
    <w:basedOn w:val="DefaultParagraphFont"/>
    <w:link w:val="IntroductionText"/>
    <w:rsid w:val="00A97698"/>
    <w:rPr>
      <w:rFonts w:ascii="Times New Roman" w:eastAsia="Times New Roman" w:hAnsi="Times New Roman" w:cs="Times New Roman"/>
      <w:i/>
      <w:color w:val="000000"/>
      <w:sz w:val="26"/>
      <w:szCs w:val="24"/>
      <w:lang w:val="en-US"/>
    </w:rPr>
  </w:style>
  <w:style w:type="paragraph" w:customStyle="1" w:styleId="Zitat1">
    <w:name w:val="Zitat1"/>
    <w:basedOn w:val="Normal"/>
    <w:next w:val="QuoteSource"/>
    <w:autoRedefine/>
    <w:qFormat/>
    <w:rsid w:val="00755EA2"/>
    <w:pPr>
      <w:spacing w:before="240" w:after="240"/>
      <w:ind w:left="432" w:right="432"/>
      <w:jc w:val="both"/>
    </w:pPr>
    <w:rPr>
      <w:rFonts w:ascii="Times New Roman" w:hAnsi="Times New Roman"/>
      <w:i/>
      <w:sz w:val="24"/>
    </w:rPr>
  </w:style>
  <w:style w:type="paragraph" w:customStyle="1" w:styleId="BodyTextAfter">
    <w:name w:val="Body Text After"/>
    <w:basedOn w:val="Normal"/>
    <w:next w:val="Normal"/>
    <w:qFormat/>
    <w:rsid w:val="00A97698"/>
    <w:pPr>
      <w:spacing w:before="120"/>
    </w:pPr>
  </w:style>
  <w:style w:type="paragraph" w:customStyle="1" w:styleId="Copyright">
    <w:name w:val="Copyright"/>
    <w:basedOn w:val="Normal"/>
    <w:autoRedefine/>
    <w:qFormat/>
    <w:rsid w:val="00A97698"/>
    <w:pPr>
      <w:tabs>
        <w:tab w:val="left" w:pos="3960"/>
      </w:tabs>
    </w:pPr>
    <w:rPr>
      <w:rFonts w:ascii="Times New Roman" w:hAnsi="Times New Roman"/>
      <w:sz w:val="22"/>
    </w:rPr>
  </w:style>
  <w:style w:type="character" w:customStyle="1" w:styleId="CodeCharacterInline">
    <w:name w:val="Code Character (Inline)"/>
    <w:basedOn w:val="DefaultParagraphFont"/>
    <w:qFormat/>
    <w:rsid w:val="00A97698"/>
    <w:rPr>
      <w:rFonts w:ascii="Courier New" w:hAnsi="Courier New"/>
      <w:bCs/>
      <w:noProof/>
      <w:sz w:val="24"/>
      <w:szCs w:val="24"/>
      <w:lang w:val="en-US" w:eastAsia="en-US" w:bidi="ar-SA"/>
    </w:rPr>
  </w:style>
  <w:style w:type="paragraph" w:customStyle="1" w:styleId="ContentsChapterTitle">
    <w:name w:val="Contents Chapter Title"/>
    <w:basedOn w:val="ChapterTitle"/>
    <w:next w:val="TOC1"/>
    <w:rsid w:val="00A97698"/>
    <w:pPr>
      <w:pageBreakBefore w:val="0"/>
    </w:pPr>
    <w:rPr>
      <w:noProof/>
    </w:rPr>
  </w:style>
  <w:style w:type="character" w:customStyle="1" w:styleId="BodyTextFirstChar">
    <w:name w:val="Body Text First Char"/>
    <w:basedOn w:val="BodyTextChar"/>
    <w:link w:val="BodyTextFirst"/>
    <w:rsid w:val="00A62288"/>
    <w:rPr>
      <w:rFonts w:ascii="Times" w:eastAsia="Times New Roman" w:hAnsi="Times" w:cs="Times New Roman"/>
      <w:color w:val="000000"/>
      <w:sz w:val="28"/>
      <w:szCs w:val="24"/>
      <w:lang w:val="en-US"/>
    </w:rPr>
  </w:style>
  <w:style w:type="paragraph" w:customStyle="1" w:styleId="Zitat2">
    <w:name w:val="Zitat2"/>
    <w:basedOn w:val="Normal"/>
    <w:next w:val="QuoteSource"/>
    <w:autoRedefine/>
    <w:qFormat/>
    <w:rsid w:val="00985586"/>
    <w:pPr>
      <w:spacing w:before="240" w:after="240"/>
      <w:ind w:left="432" w:right="432"/>
      <w:jc w:val="both"/>
    </w:pPr>
    <w:rPr>
      <w:rFonts w:ascii="Times New Roman" w:hAnsi="Times New Roman"/>
      <w:i/>
      <w:sz w:val="24"/>
    </w:rPr>
  </w:style>
  <w:style w:type="character" w:customStyle="1" w:styleId="instructiontext">
    <w:name w:val="instructiontext"/>
    <w:basedOn w:val="DefaultParagraphFont"/>
    <w:rsid w:val="008C3847"/>
  </w:style>
  <w:style w:type="character" w:styleId="Emphasis">
    <w:name w:val="Emphasis"/>
    <w:basedOn w:val="DefaultParagraphFont"/>
    <w:uiPriority w:val="20"/>
    <w:qFormat/>
    <w:rsid w:val="008C3847"/>
    <w:rPr>
      <w:i/>
      <w:iCs/>
    </w:rPr>
  </w:style>
  <w:style w:type="paragraph" w:customStyle="1" w:styleId="Zitat3">
    <w:name w:val="Zitat3"/>
    <w:basedOn w:val="Normal"/>
    <w:next w:val="QuoteSource"/>
    <w:autoRedefine/>
    <w:qFormat/>
    <w:rsid w:val="00E64813"/>
    <w:pPr>
      <w:spacing w:before="240" w:after="240"/>
      <w:ind w:left="432" w:right="432"/>
      <w:jc w:val="both"/>
    </w:pPr>
    <w:rPr>
      <w:rFonts w:ascii="Times New Roman" w:hAnsi="Times New Roman"/>
      <w:i/>
      <w:sz w:val="24"/>
    </w:rPr>
  </w:style>
  <w:style w:type="paragraph" w:customStyle="1" w:styleId="Zitat4">
    <w:name w:val="Zitat4"/>
    <w:basedOn w:val="Normal"/>
    <w:next w:val="QuoteSource"/>
    <w:autoRedefine/>
    <w:qFormat/>
    <w:rsid w:val="00D87DE7"/>
    <w:pPr>
      <w:spacing w:before="240" w:after="240"/>
      <w:ind w:left="432" w:right="432"/>
      <w:jc w:val="both"/>
    </w:pPr>
    <w:rPr>
      <w:rFonts w:ascii="Times New Roman" w:hAnsi="Times New Roman"/>
      <w:i/>
      <w:sz w:val="24"/>
    </w:rPr>
  </w:style>
  <w:style w:type="character" w:customStyle="1" w:styleId="fielddata">
    <w:name w:val="fielddata"/>
    <w:basedOn w:val="DefaultParagraphFont"/>
    <w:rsid w:val="000543B6"/>
  </w:style>
  <w:style w:type="paragraph" w:customStyle="1" w:styleId="Zitat5">
    <w:name w:val="Zitat5"/>
    <w:basedOn w:val="Normal"/>
    <w:next w:val="QuoteSource"/>
    <w:autoRedefine/>
    <w:qFormat/>
    <w:rsid w:val="00994FE6"/>
    <w:pPr>
      <w:spacing w:before="240" w:after="240"/>
      <w:ind w:left="432" w:right="432"/>
      <w:jc w:val="both"/>
    </w:pPr>
    <w:rPr>
      <w:rFonts w:ascii="Times New Roman" w:hAnsi="Times New Roman"/>
      <w:i/>
      <w:sz w:val="24"/>
    </w:rPr>
  </w:style>
  <w:style w:type="paragraph" w:customStyle="1" w:styleId="Zitat6">
    <w:name w:val="Zitat6"/>
    <w:basedOn w:val="Normal"/>
    <w:next w:val="QuoteSource"/>
    <w:autoRedefine/>
    <w:qFormat/>
    <w:rsid w:val="00D22751"/>
    <w:pPr>
      <w:spacing w:before="240" w:after="240"/>
      <w:ind w:left="432" w:right="432"/>
      <w:jc w:val="both"/>
    </w:pPr>
    <w:rPr>
      <w:rFonts w:ascii="Times New Roman" w:hAnsi="Times New Roman"/>
      <w:i/>
      <w:sz w:val="24"/>
    </w:rPr>
  </w:style>
  <w:style w:type="paragraph" w:customStyle="1" w:styleId="Zitat7">
    <w:name w:val="Zitat7"/>
    <w:basedOn w:val="Normal"/>
    <w:next w:val="QuoteSource"/>
    <w:autoRedefine/>
    <w:qFormat/>
    <w:rsid w:val="00FD3D24"/>
    <w:pPr>
      <w:spacing w:before="240" w:after="240"/>
      <w:ind w:left="432" w:right="432"/>
      <w:jc w:val="both"/>
    </w:pPr>
    <w:rPr>
      <w:rFonts w:ascii="Times New Roman" w:hAnsi="Times New Roman"/>
      <w:i/>
      <w:sz w:val="24"/>
    </w:rPr>
  </w:style>
  <w:style w:type="paragraph" w:customStyle="1" w:styleId="Quote1">
    <w:name w:val="Quote1"/>
    <w:basedOn w:val="Normal"/>
    <w:next w:val="QuoteSource"/>
    <w:autoRedefine/>
    <w:qFormat/>
    <w:rsid w:val="00A97698"/>
    <w:pPr>
      <w:spacing w:before="240" w:after="240"/>
      <w:ind w:left="432" w:right="432"/>
      <w:jc w:val="both"/>
    </w:pPr>
    <w:rPr>
      <w:rFonts w:ascii="Times New Roman" w:hAnsi="Times New Roman"/>
      <w:i/>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caption" w:qFormat="1"/>
    <w:lsdException w:name="List Bullet" w:qFormat="1"/>
    <w:lsdException w:name="List Number" w:qFormat="1"/>
    <w:lsdException w:name="Default Paragraph Font" w:uiPriority="1"/>
    <w:lsdException w:name="Body Text" w:qFormat="1"/>
    <w:lsdException w:name="Hyperlink" w:uiPriority="99"/>
    <w:lsdException w:name="FollowedHyperlink" w:uiPriority="99"/>
    <w:lsdException w:name="Strong" w:uiPriority="22" w:qFormat="1"/>
    <w:lsdException w:name="Emphasis" w:uiPriority="20" w:qFormat="1"/>
    <w:lsdException w:name="No List" w:uiPriority="99"/>
    <w:lsdException w:name="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A97698"/>
    <w:pPr>
      <w:spacing w:after="120" w:line="240" w:lineRule="auto"/>
    </w:pPr>
    <w:rPr>
      <w:rFonts w:ascii="Times" w:eastAsia="Times New Roman" w:hAnsi="Times" w:cs="Times New Roman"/>
      <w:color w:val="000000"/>
      <w:sz w:val="28"/>
      <w:szCs w:val="24"/>
      <w:lang w:val="en-US"/>
    </w:rPr>
  </w:style>
  <w:style w:type="paragraph" w:styleId="Heading1">
    <w:name w:val="heading 1"/>
    <w:aliases w:val="Apress Kop 1"/>
    <w:next w:val="Normal"/>
    <w:link w:val="Heading1Char"/>
    <w:autoRedefine/>
    <w:qFormat/>
    <w:rsid w:val="00A97698"/>
    <w:pPr>
      <w:keepNext/>
      <w:spacing w:before="240" w:after="120" w:line="240" w:lineRule="auto"/>
      <w:outlineLvl w:val="0"/>
    </w:pPr>
    <w:rPr>
      <w:rFonts w:ascii="Verdana" w:eastAsia="Times New Roman" w:hAnsi="Verdana" w:cs="Times New Roman"/>
      <w:b/>
      <w:color w:val="767C54"/>
      <w:spacing w:val="-10"/>
      <w:w w:val="85"/>
      <w:sz w:val="36"/>
      <w:szCs w:val="40"/>
      <w:lang w:val="en-US"/>
    </w:rPr>
  </w:style>
  <w:style w:type="paragraph" w:styleId="Heading2">
    <w:name w:val="heading 2"/>
    <w:aliases w:val="Apress Kop 2"/>
    <w:next w:val="Normal"/>
    <w:link w:val="Heading2Char"/>
    <w:autoRedefine/>
    <w:qFormat/>
    <w:rsid w:val="00A97698"/>
    <w:pPr>
      <w:spacing w:before="240" w:after="120" w:line="240" w:lineRule="auto"/>
      <w:outlineLvl w:val="1"/>
    </w:pPr>
    <w:rPr>
      <w:rFonts w:ascii="Verdana" w:eastAsia="Times New Roman" w:hAnsi="Verdana" w:cs="Times New Roman"/>
      <w:b/>
      <w:spacing w:val="-10"/>
      <w:w w:val="85"/>
      <w:sz w:val="32"/>
      <w:szCs w:val="40"/>
      <w:lang w:val="en-US"/>
    </w:rPr>
  </w:style>
  <w:style w:type="paragraph" w:styleId="Heading3">
    <w:name w:val="heading 3"/>
    <w:basedOn w:val="Heading1"/>
    <w:next w:val="Normal"/>
    <w:link w:val="Heading3Char"/>
    <w:autoRedefine/>
    <w:qFormat/>
    <w:rsid w:val="00A97698"/>
    <w:pPr>
      <w:outlineLvl w:val="2"/>
    </w:pPr>
    <w:rPr>
      <w:i/>
      <w:color w:val="auto"/>
      <w:sz w:val="28"/>
      <w:szCs w:val="24"/>
    </w:rPr>
  </w:style>
  <w:style w:type="paragraph" w:styleId="Heading4">
    <w:name w:val="heading 4"/>
    <w:basedOn w:val="Heading1"/>
    <w:next w:val="Normal"/>
    <w:link w:val="Heading4Char"/>
    <w:qFormat/>
    <w:rsid w:val="00A97698"/>
    <w:pPr>
      <w:outlineLvl w:val="3"/>
    </w:pPr>
    <w:rPr>
      <w:color w:val="FF00FF"/>
      <w:sz w:val="24"/>
    </w:rPr>
  </w:style>
  <w:style w:type="paragraph" w:styleId="Heading5">
    <w:name w:val="heading 5"/>
    <w:link w:val="Heading5Char"/>
    <w:qFormat/>
    <w:rsid w:val="00A97698"/>
    <w:pPr>
      <w:keepNext/>
      <w:pBdr>
        <w:top w:val="single" w:sz="6" w:space="2" w:color="auto"/>
      </w:pBdr>
      <w:spacing w:before="60" w:after="60" w:line="240" w:lineRule="auto"/>
      <w:outlineLvl w:val="4"/>
    </w:pPr>
    <w:rPr>
      <w:rFonts w:ascii="Times" w:eastAsia="Times New Roman" w:hAnsi="Times" w:cs="Times New Roman"/>
      <w:b/>
      <w:color w:val="FF00FF"/>
      <w:sz w:val="28"/>
      <w:szCs w:val="20"/>
      <w:lang w:val="en-US"/>
    </w:rPr>
  </w:style>
  <w:style w:type="paragraph" w:styleId="Heading6">
    <w:name w:val="heading 6"/>
    <w:link w:val="Heading6Char"/>
    <w:qFormat/>
    <w:rsid w:val="00A97698"/>
    <w:pPr>
      <w:keepNext/>
      <w:spacing w:before="60" w:after="60" w:line="240" w:lineRule="auto"/>
      <w:outlineLvl w:val="5"/>
    </w:pPr>
    <w:rPr>
      <w:rFonts w:ascii="Times" w:eastAsia="Times New Roman" w:hAnsi="Times" w:cs="Times New Roman"/>
      <w:b/>
      <w:color w:val="FF00FF"/>
      <w:sz w:val="20"/>
      <w:szCs w:val="20"/>
      <w:lang w:val="en-US"/>
    </w:rPr>
  </w:style>
  <w:style w:type="paragraph" w:styleId="Heading7">
    <w:name w:val="heading 7"/>
    <w:basedOn w:val="Heading6"/>
    <w:link w:val="Heading7Char"/>
    <w:qFormat/>
    <w:rsid w:val="00A97698"/>
    <w:pPr>
      <w:spacing w:before="40" w:after="40"/>
      <w:outlineLvl w:val="6"/>
    </w:pPr>
    <w:rPr>
      <w:b w:val="0"/>
    </w:rPr>
  </w:style>
  <w:style w:type="paragraph" w:styleId="Heading8">
    <w:name w:val="heading 8"/>
    <w:basedOn w:val="Heading6"/>
    <w:link w:val="Heading8Char"/>
    <w:qFormat/>
    <w:rsid w:val="00A97698"/>
    <w:pPr>
      <w:spacing w:before="40" w:after="40"/>
      <w:outlineLvl w:val="7"/>
    </w:pPr>
    <w:rPr>
      <w:rFonts w:ascii="Helvetica" w:hAnsi="Helvetica"/>
      <w:b w:val="0"/>
      <w:sz w:val="18"/>
    </w:rPr>
  </w:style>
  <w:style w:type="paragraph" w:styleId="Heading9">
    <w:name w:val="heading 9"/>
    <w:basedOn w:val="Heading6"/>
    <w:link w:val="Heading9Char"/>
    <w:qFormat/>
    <w:rsid w:val="00A97698"/>
    <w:pPr>
      <w:spacing w:before="40" w:after="40"/>
      <w:outlineLvl w:val="8"/>
    </w:pPr>
    <w:rPr>
      <w:rFonts w:ascii="Helvetica" w:hAnsi="Helvetica"/>
      <w:b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ress Kop 1 Char"/>
    <w:basedOn w:val="DefaultParagraphFont"/>
    <w:link w:val="Heading1"/>
    <w:rsid w:val="00974223"/>
    <w:rPr>
      <w:rFonts w:ascii="Verdana" w:eastAsia="Times New Roman" w:hAnsi="Verdana" w:cs="Times New Roman"/>
      <w:b/>
      <w:color w:val="767C54"/>
      <w:spacing w:val="-10"/>
      <w:w w:val="85"/>
      <w:sz w:val="36"/>
      <w:szCs w:val="40"/>
      <w:lang w:val="en-US"/>
    </w:rPr>
  </w:style>
  <w:style w:type="character" w:customStyle="1" w:styleId="Heading2Char">
    <w:name w:val="Heading 2 Char"/>
    <w:aliases w:val="Apress Kop 2 Char"/>
    <w:basedOn w:val="DefaultParagraphFont"/>
    <w:link w:val="Heading2"/>
    <w:rsid w:val="00974223"/>
    <w:rPr>
      <w:rFonts w:ascii="Verdana" w:eastAsia="Times New Roman" w:hAnsi="Verdana" w:cs="Times New Roman"/>
      <w:b/>
      <w:spacing w:val="-10"/>
      <w:w w:val="85"/>
      <w:sz w:val="32"/>
      <w:szCs w:val="40"/>
      <w:lang w:val="en-US"/>
    </w:rPr>
  </w:style>
  <w:style w:type="character" w:styleId="Hyperlink">
    <w:name w:val="Hyperlink"/>
    <w:basedOn w:val="DefaultParagraphFont"/>
    <w:uiPriority w:val="99"/>
    <w:unhideWhenUsed/>
    <w:rsid w:val="004D1BB3"/>
    <w:rPr>
      <w:color w:val="0000FF"/>
      <w:u w:val="single"/>
    </w:rPr>
  </w:style>
  <w:style w:type="paragraph" w:styleId="ListParagraph">
    <w:name w:val="List Paragraph"/>
    <w:basedOn w:val="Normal"/>
    <w:uiPriority w:val="34"/>
    <w:qFormat/>
    <w:rsid w:val="00364C0D"/>
    <w:pPr>
      <w:ind w:left="720"/>
      <w:contextualSpacing/>
    </w:pPr>
  </w:style>
  <w:style w:type="character" w:customStyle="1" w:styleId="apple-style-span">
    <w:name w:val="apple-style-span"/>
    <w:basedOn w:val="DefaultParagraphFont"/>
    <w:rsid w:val="00CB2069"/>
  </w:style>
  <w:style w:type="character" w:customStyle="1" w:styleId="apple-converted-space">
    <w:name w:val="apple-converted-space"/>
    <w:basedOn w:val="DefaultParagraphFont"/>
    <w:rsid w:val="00CB2069"/>
  </w:style>
  <w:style w:type="paragraph" w:styleId="HTMLPreformatted">
    <w:name w:val="HTML Preformatted"/>
    <w:basedOn w:val="Normal"/>
    <w:link w:val="HTMLPreformattedChar"/>
    <w:uiPriority w:val="99"/>
    <w:rsid w:val="00CB2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lang w:eastAsia="nl-NL"/>
    </w:rPr>
  </w:style>
  <w:style w:type="character" w:customStyle="1" w:styleId="HTMLPreformattedChar">
    <w:name w:val="HTML Preformatted Char"/>
    <w:basedOn w:val="DefaultParagraphFont"/>
    <w:link w:val="HTMLPreformatted"/>
    <w:uiPriority w:val="99"/>
    <w:rsid w:val="00CB2069"/>
    <w:rPr>
      <w:rFonts w:ascii="Courier" w:hAnsi="Courier" w:cs="Courier"/>
      <w:sz w:val="20"/>
      <w:szCs w:val="20"/>
      <w:lang w:eastAsia="nl-NL"/>
    </w:rPr>
  </w:style>
  <w:style w:type="character" w:styleId="HTMLCode">
    <w:name w:val="HTML Code"/>
    <w:basedOn w:val="DefaultParagraphFont"/>
    <w:uiPriority w:val="99"/>
    <w:rsid w:val="00CB2069"/>
    <w:rPr>
      <w:rFonts w:ascii="Courier" w:eastAsiaTheme="minorHAnsi" w:hAnsi="Courier" w:cs="Courier"/>
      <w:sz w:val="20"/>
    </w:rPr>
  </w:style>
  <w:style w:type="paragraph" w:customStyle="1" w:styleId="ChapterTitle">
    <w:name w:val="Chapter Title"/>
    <w:next w:val="Normal"/>
    <w:autoRedefine/>
    <w:qFormat/>
    <w:rsid w:val="00A97698"/>
    <w:pPr>
      <w:pageBreakBefore/>
      <w:spacing w:before="240" w:after="240" w:line="240" w:lineRule="auto"/>
    </w:pPr>
    <w:rPr>
      <w:rFonts w:ascii="Tahoma" w:eastAsia="Times New Roman" w:hAnsi="Tahoma" w:cs="Times New Roman"/>
      <w:b/>
      <w:sz w:val="40"/>
      <w:szCs w:val="48"/>
      <w:lang w:val="en-US"/>
    </w:rPr>
  </w:style>
  <w:style w:type="paragraph" w:customStyle="1" w:styleId="ChapterNumber">
    <w:name w:val="Chapter Number"/>
    <w:next w:val="ChapterTitle"/>
    <w:rsid w:val="00186FD3"/>
    <w:pPr>
      <w:keepNext/>
      <w:spacing w:after="240" w:line="240" w:lineRule="auto"/>
    </w:pPr>
    <w:rPr>
      <w:rFonts w:ascii="Arial" w:eastAsia="Times New Roman" w:hAnsi="Arial" w:cs="Times New Roman"/>
      <w:b/>
      <w:caps/>
      <w:sz w:val="28"/>
      <w:szCs w:val="28"/>
      <w:lang w:val="en-US"/>
    </w:rPr>
  </w:style>
  <w:style w:type="paragraph" w:styleId="Header">
    <w:name w:val="header"/>
    <w:basedOn w:val="Normal"/>
    <w:link w:val="HeaderChar"/>
    <w:rsid w:val="00A97698"/>
    <w:pPr>
      <w:tabs>
        <w:tab w:val="center" w:pos="4320"/>
        <w:tab w:val="right" w:pos="8640"/>
      </w:tabs>
    </w:pPr>
  </w:style>
  <w:style w:type="character" w:customStyle="1" w:styleId="HeaderChar">
    <w:name w:val="Header Char"/>
    <w:basedOn w:val="DefaultParagraphFont"/>
    <w:link w:val="Header"/>
    <w:rsid w:val="00E3008E"/>
    <w:rPr>
      <w:rFonts w:ascii="Times" w:eastAsia="Times New Roman" w:hAnsi="Times" w:cs="Times New Roman"/>
      <w:color w:val="000000"/>
      <w:sz w:val="28"/>
      <w:szCs w:val="24"/>
      <w:lang w:val="en-US"/>
    </w:rPr>
  </w:style>
  <w:style w:type="paragraph" w:styleId="Footer">
    <w:name w:val="footer"/>
    <w:basedOn w:val="Normal"/>
    <w:link w:val="FooterChar"/>
    <w:rsid w:val="00A97698"/>
    <w:pPr>
      <w:tabs>
        <w:tab w:val="center" w:pos="4320"/>
        <w:tab w:val="right" w:pos="8640"/>
      </w:tabs>
    </w:pPr>
  </w:style>
  <w:style w:type="character" w:customStyle="1" w:styleId="FooterChar">
    <w:name w:val="Footer Char"/>
    <w:basedOn w:val="DefaultParagraphFont"/>
    <w:link w:val="Footer"/>
    <w:rsid w:val="00E3008E"/>
    <w:rPr>
      <w:rFonts w:ascii="Times" w:eastAsia="Times New Roman" w:hAnsi="Times" w:cs="Times New Roman"/>
      <w:color w:val="000000"/>
      <w:sz w:val="28"/>
      <w:szCs w:val="24"/>
      <w:lang w:val="en-US"/>
    </w:rPr>
  </w:style>
  <w:style w:type="paragraph" w:customStyle="1" w:styleId="BodyTextFirst">
    <w:name w:val="Body Text First"/>
    <w:basedOn w:val="BodyText"/>
    <w:link w:val="BodyTextFirstChar"/>
    <w:qFormat/>
    <w:rsid w:val="00186FD3"/>
    <w:pPr>
      <w:spacing w:before="120"/>
    </w:pPr>
  </w:style>
  <w:style w:type="paragraph" w:styleId="BodyText">
    <w:name w:val="Body Text"/>
    <w:basedOn w:val="Normal"/>
    <w:link w:val="BodyTextChar"/>
    <w:qFormat/>
    <w:rsid w:val="00A97698"/>
  </w:style>
  <w:style w:type="character" w:customStyle="1" w:styleId="BodyTextChar">
    <w:name w:val="Body Text Char"/>
    <w:basedOn w:val="DefaultParagraphFont"/>
    <w:link w:val="BodyText"/>
    <w:rsid w:val="00974223"/>
    <w:rPr>
      <w:rFonts w:ascii="Times" w:eastAsia="Times New Roman" w:hAnsi="Times" w:cs="Times New Roman"/>
      <w:color w:val="000000"/>
      <w:sz w:val="28"/>
      <w:szCs w:val="24"/>
      <w:lang w:val="en-US"/>
    </w:rPr>
  </w:style>
  <w:style w:type="paragraph" w:customStyle="1" w:styleId="Footertext">
    <w:name w:val="Footer text"/>
    <w:rsid w:val="009740D2"/>
    <w:pPr>
      <w:tabs>
        <w:tab w:val="center" w:pos="4680"/>
        <w:tab w:val="right" w:pos="9360"/>
      </w:tabs>
      <w:spacing w:before="240" w:after="480"/>
      <w:ind w:left="-432" w:right="-432"/>
    </w:pPr>
    <w:rPr>
      <w:rFonts w:ascii="Utopia" w:eastAsia="Times New Roman" w:hAnsi="Utopia" w:cs="Times New Roman"/>
      <w:sz w:val="20"/>
      <w:szCs w:val="20"/>
      <w:lang w:val="en-US"/>
    </w:rPr>
  </w:style>
  <w:style w:type="character" w:styleId="PageNumber">
    <w:name w:val="page number"/>
    <w:basedOn w:val="DefaultParagraphFont"/>
    <w:rsid w:val="00DD136C"/>
  </w:style>
  <w:style w:type="paragraph" w:customStyle="1" w:styleId="ApressBodyTextCont">
    <w:name w:val="Apress Body Text Cont"/>
    <w:basedOn w:val="Normal"/>
    <w:next w:val="BodyText"/>
    <w:rsid w:val="00974223"/>
    <w:pPr>
      <w:spacing w:before="120" w:after="0" w:line="260" w:lineRule="exact"/>
      <w:contextualSpacing/>
    </w:pPr>
    <w:rPr>
      <w:sz w:val="23"/>
    </w:rPr>
  </w:style>
  <w:style w:type="paragraph" w:customStyle="1" w:styleId="ApressBodyTextFirst">
    <w:name w:val="Apress Body Text First"/>
    <w:basedOn w:val="BodyText"/>
    <w:rsid w:val="00974223"/>
    <w:pPr>
      <w:spacing w:before="120"/>
    </w:pPr>
  </w:style>
  <w:style w:type="paragraph" w:customStyle="1" w:styleId="ApressNoteTipCaution">
    <w:name w:val="Apress Note/Tip/Caution"/>
    <w:basedOn w:val="Normal"/>
    <w:next w:val="BodyText"/>
    <w:rsid w:val="00974223"/>
    <w:pPr>
      <w:widowControl w:val="0"/>
      <w:pBdr>
        <w:top w:val="single" w:sz="4" w:space="10" w:color="auto"/>
        <w:bottom w:val="single" w:sz="4" w:space="10" w:color="auto"/>
      </w:pBdr>
      <w:spacing w:before="360" w:after="360" w:line="280" w:lineRule="exact"/>
    </w:pPr>
    <w:rPr>
      <w:rFonts w:ascii="Arial Narrow" w:hAnsi="Arial Narrow"/>
      <w:sz w:val="21"/>
    </w:rPr>
  </w:style>
  <w:style w:type="character" w:customStyle="1" w:styleId="ApressCodeInline">
    <w:name w:val="Apress Code Inline"/>
    <w:basedOn w:val="DefaultParagraphFont"/>
    <w:rsid w:val="00870FF1"/>
    <w:rPr>
      <w:rFonts w:ascii="TheSansMonoConNormal" w:hAnsi="TheSansMonoConNormal"/>
      <w:color w:val="008000"/>
      <w:sz w:val="20"/>
      <w:szCs w:val="20"/>
    </w:rPr>
  </w:style>
  <w:style w:type="paragraph" w:styleId="Caption">
    <w:name w:val="caption"/>
    <w:basedOn w:val="Normal"/>
    <w:next w:val="Normal"/>
    <w:autoRedefine/>
    <w:qFormat/>
    <w:rsid w:val="00A97698"/>
    <w:pPr>
      <w:keepNext/>
      <w:spacing w:before="240"/>
    </w:pPr>
    <w:rPr>
      <w:rFonts w:ascii="Verdana" w:hAnsi="Verdana"/>
      <w:b/>
      <w:bCs/>
      <w:i/>
      <w:color w:val="767C54"/>
      <w:sz w:val="22"/>
    </w:rPr>
  </w:style>
  <w:style w:type="paragraph" w:customStyle="1" w:styleId="ApressCodeFirst">
    <w:name w:val="Apress Code First"/>
    <w:basedOn w:val="Normal"/>
    <w:next w:val="Normal"/>
    <w:rsid w:val="005F13B8"/>
    <w:pPr>
      <w:spacing w:before="160" w:after="0" w:line="240" w:lineRule="exact"/>
      <w:ind w:right="144"/>
    </w:pPr>
    <w:rPr>
      <w:rFonts w:ascii="TheSansMonoConNormal" w:hAnsi="TheSansMonoConNormal"/>
      <w:noProof/>
      <w:sz w:val="20"/>
    </w:rPr>
  </w:style>
  <w:style w:type="paragraph" w:customStyle="1" w:styleId="ApressCode">
    <w:name w:val="Apress Code"/>
    <w:basedOn w:val="Normal"/>
    <w:rsid w:val="005F13B8"/>
    <w:pPr>
      <w:spacing w:after="0" w:line="240" w:lineRule="exact"/>
      <w:ind w:right="144"/>
    </w:pPr>
    <w:rPr>
      <w:rFonts w:ascii="TheSansMonoConNormal" w:hAnsi="TheSansMonoConNormal"/>
      <w:noProof/>
      <w:sz w:val="20"/>
    </w:rPr>
  </w:style>
  <w:style w:type="paragraph" w:customStyle="1" w:styleId="ApressCodeLast">
    <w:name w:val="Apress Code Last"/>
    <w:basedOn w:val="Normal"/>
    <w:next w:val="BodyText"/>
    <w:rsid w:val="005F13B8"/>
    <w:pPr>
      <w:spacing w:after="160" w:line="240" w:lineRule="exact"/>
      <w:ind w:right="144"/>
    </w:pPr>
    <w:rPr>
      <w:rFonts w:ascii="TheSansMonoConNormal" w:hAnsi="TheSansMonoConNormal"/>
      <w:noProof/>
      <w:sz w:val="20"/>
    </w:rPr>
  </w:style>
  <w:style w:type="paragraph" w:styleId="BalloonText">
    <w:name w:val="Balloon Text"/>
    <w:basedOn w:val="Normal"/>
    <w:link w:val="BalloonTextChar"/>
    <w:rsid w:val="000B604F"/>
    <w:pPr>
      <w:spacing w:after="0"/>
    </w:pPr>
    <w:rPr>
      <w:rFonts w:ascii="Tahoma" w:hAnsi="Tahoma" w:cs="Tahoma"/>
      <w:sz w:val="16"/>
      <w:szCs w:val="16"/>
    </w:rPr>
  </w:style>
  <w:style w:type="character" w:customStyle="1" w:styleId="BalloonTextChar">
    <w:name w:val="Balloon Text Char"/>
    <w:basedOn w:val="DefaultParagraphFont"/>
    <w:link w:val="BalloonText"/>
    <w:rsid w:val="000B604F"/>
    <w:rPr>
      <w:rFonts w:ascii="Tahoma" w:hAnsi="Tahoma" w:cs="Tahoma"/>
      <w:sz w:val="16"/>
      <w:szCs w:val="16"/>
    </w:rPr>
  </w:style>
  <w:style w:type="paragraph" w:customStyle="1" w:styleId="ApressBulletFirst">
    <w:name w:val="Apress Bullet First"/>
    <w:basedOn w:val="Normal"/>
    <w:next w:val="Normal"/>
    <w:rsid w:val="00CD71B1"/>
    <w:pPr>
      <w:keepLines/>
      <w:tabs>
        <w:tab w:val="left" w:pos="216"/>
        <w:tab w:val="left" w:pos="576"/>
      </w:tabs>
      <w:spacing w:before="240" w:line="260" w:lineRule="exact"/>
      <w:ind w:left="576" w:hanging="576"/>
    </w:pPr>
    <w:rPr>
      <w:sz w:val="23"/>
    </w:rPr>
  </w:style>
  <w:style w:type="character" w:customStyle="1" w:styleId="Heading3Char">
    <w:name w:val="Heading 3 Char"/>
    <w:basedOn w:val="DefaultParagraphFont"/>
    <w:link w:val="Heading3"/>
    <w:rsid w:val="00241B3E"/>
    <w:rPr>
      <w:rFonts w:ascii="Verdana" w:eastAsia="Times New Roman" w:hAnsi="Verdana" w:cs="Times New Roman"/>
      <w:b/>
      <w:i/>
      <w:spacing w:val="-10"/>
      <w:w w:val="85"/>
      <w:sz w:val="28"/>
      <w:szCs w:val="24"/>
      <w:lang w:val="en-US"/>
    </w:rPr>
  </w:style>
  <w:style w:type="character" w:customStyle="1" w:styleId="Heading4Char">
    <w:name w:val="Heading 4 Char"/>
    <w:basedOn w:val="DefaultParagraphFont"/>
    <w:link w:val="Heading4"/>
    <w:rsid w:val="00241B3E"/>
    <w:rPr>
      <w:rFonts w:ascii="Verdana" w:eastAsia="Times New Roman" w:hAnsi="Verdana" w:cs="Times New Roman"/>
      <w:b/>
      <w:color w:val="FF00FF"/>
      <w:spacing w:val="-10"/>
      <w:w w:val="85"/>
      <w:sz w:val="24"/>
      <w:szCs w:val="40"/>
      <w:lang w:val="en-US"/>
    </w:rPr>
  </w:style>
  <w:style w:type="character" w:customStyle="1" w:styleId="Heading5Char">
    <w:name w:val="Heading 5 Char"/>
    <w:basedOn w:val="DefaultParagraphFont"/>
    <w:link w:val="Heading5"/>
    <w:rsid w:val="00241B3E"/>
    <w:rPr>
      <w:rFonts w:ascii="Times" w:eastAsia="Times New Roman" w:hAnsi="Times" w:cs="Times New Roman"/>
      <w:b/>
      <w:color w:val="FF00FF"/>
      <w:sz w:val="28"/>
      <w:szCs w:val="20"/>
      <w:lang w:val="en-US"/>
    </w:rPr>
  </w:style>
  <w:style w:type="paragraph" w:customStyle="1" w:styleId="BodyTextCont">
    <w:name w:val="Body Text Cont"/>
    <w:basedOn w:val="Normal"/>
    <w:next w:val="BodyText"/>
    <w:rsid w:val="00186FD3"/>
    <w:pPr>
      <w:spacing w:before="120" w:after="0" w:line="260" w:lineRule="exact"/>
      <w:contextualSpacing/>
    </w:pPr>
    <w:rPr>
      <w:sz w:val="23"/>
    </w:rPr>
  </w:style>
  <w:style w:type="paragraph" w:customStyle="1" w:styleId="Bullet">
    <w:name w:val="Bullet"/>
    <w:basedOn w:val="Normal"/>
    <w:rsid w:val="00186FD3"/>
    <w:pPr>
      <w:keepLines/>
      <w:tabs>
        <w:tab w:val="left" w:pos="216"/>
        <w:tab w:val="left" w:pos="576"/>
      </w:tabs>
      <w:spacing w:before="120" w:line="260" w:lineRule="exact"/>
      <w:ind w:left="576" w:hanging="576"/>
    </w:pPr>
    <w:rPr>
      <w:sz w:val="23"/>
    </w:rPr>
  </w:style>
  <w:style w:type="paragraph" w:customStyle="1" w:styleId="BulletFirst">
    <w:name w:val="Bullet First"/>
    <w:basedOn w:val="Bullet"/>
    <w:next w:val="Bullet"/>
    <w:rsid w:val="00186FD3"/>
    <w:pPr>
      <w:spacing w:before="240"/>
    </w:pPr>
  </w:style>
  <w:style w:type="paragraph" w:customStyle="1" w:styleId="BulletLast">
    <w:name w:val="Bullet Last"/>
    <w:basedOn w:val="Bullet"/>
    <w:next w:val="BodyText"/>
    <w:rsid w:val="00186FD3"/>
    <w:pPr>
      <w:spacing w:after="240"/>
    </w:pPr>
  </w:style>
  <w:style w:type="paragraph" w:customStyle="1" w:styleId="NoteTipCaution">
    <w:name w:val="Note/Tip/Caution"/>
    <w:basedOn w:val="Normal"/>
    <w:next w:val="Normal"/>
    <w:autoRedefine/>
    <w:qFormat/>
    <w:rsid w:val="00A97698"/>
    <w:pPr>
      <w:widowControl w:val="0"/>
      <w:pBdr>
        <w:top w:val="single" w:sz="4" w:space="10" w:color="auto"/>
        <w:bottom w:val="single" w:sz="4" w:space="10" w:color="auto"/>
      </w:pBdr>
      <w:tabs>
        <w:tab w:val="left" w:pos="1260"/>
      </w:tabs>
      <w:spacing w:before="360" w:after="360" w:line="280" w:lineRule="exact"/>
      <w:jc w:val="both"/>
    </w:pPr>
    <w:rPr>
      <w:rFonts w:ascii="Verdana" w:hAnsi="Verdana"/>
      <w:sz w:val="22"/>
    </w:rPr>
  </w:style>
  <w:style w:type="paragraph" w:customStyle="1" w:styleId="CodeBold">
    <w:name w:val="Code Bold"/>
    <w:basedOn w:val="Normal"/>
    <w:rsid w:val="00186FD3"/>
    <w:pPr>
      <w:spacing w:after="0" w:line="240" w:lineRule="exact"/>
      <w:ind w:right="144"/>
    </w:pPr>
    <w:rPr>
      <w:rFonts w:ascii="TheSansMonoConNormal" w:hAnsi="TheSansMonoConNormal"/>
      <w:b/>
      <w:noProof/>
      <w:color w:val="800000"/>
      <w:sz w:val="20"/>
    </w:rPr>
  </w:style>
  <w:style w:type="paragraph" w:customStyle="1" w:styleId="FigureCaption">
    <w:name w:val="Figure Caption"/>
    <w:next w:val="BodyText"/>
    <w:rsid w:val="00186FD3"/>
    <w:pPr>
      <w:tabs>
        <w:tab w:val="left" w:pos="576"/>
      </w:tabs>
      <w:spacing w:before="240" w:after="240" w:line="280" w:lineRule="exact"/>
      <w:contextualSpacing/>
    </w:pPr>
    <w:rPr>
      <w:rFonts w:ascii="Times New Roman" w:eastAsia="Times New Roman" w:hAnsi="Times New Roman" w:cs="Times New Roman"/>
      <w:i/>
      <w:noProof/>
      <w:szCs w:val="20"/>
      <w:lang w:val="en-US"/>
    </w:rPr>
  </w:style>
  <w:style w:type="paragraph" w:customStyle="1" w:styleId="CodeCaption">
    <w:name w:val="Code Caption"/>
    <w:basedOn w:val="FigureCaption"/>
    <w:next w:val="CodeFirst"/>
    <w:rsid w:val="00186FD3"/>
    <w:pPr>
      <w:spacing w:after="120"/>
    </w:pPr>
  </w:style>
  <w:style w:type="paragraph" w:customStyle="1" w:styleId="CodeFirst">
    <w:name w:val="Code First"/>
    <w:basedOn w:val="Normal"/>
    <w:next w:val="Normal"/>
    <w:rsid w:val="00186FD3"/>
    <w:pPr>
      <w:spacing w:before="160" w:after="0" w:line="240" w:lineRule="exact"/>
      <w:ind w:right="144"/>
    </w:pPr>
    <w:rPr>
      <w:rFonts w:ascii="TheSansMonoConNormal" w:hAnsi="TheSansMonoConNormal"/>
      <w:noProof/>
      <w:sz w:val="20"/>
    </w:rPr>
  </w:style>
  <w:style w:type="paragraph" w:customStyle="1" w:styleId="CodeFirstBold">
    <w:name w:val="Code First Bold"/>
    <w:basedOn w:val="CodeFirst"/>
    <w:rsid w:val="00186FD3"/>
    <w:rPr>
      <w:b/>
      <w:color w:val="800000"/>
    </w:rPr>
  </w:style>
  <w:style w:type="paragraph" w:customStyle="1" w:styleId="CodeLast">
    <w:name w:val="Code Last"/>
    <w:basedOn w:val="Normal"/>
    <w:next w:val="BodyText"/>
    <w:rsid w:val="00186FD3"/>
    <w:pPr>
      <w:spacing w:after="160" w:line="240" w:lineRule="exact"/>
      <w:ind w:right="144"/>
    </w:pPr>
    <w:rPr>
      <w:rFonts w:ascii="TheSansMonoConNormal" w:hAnsi="TheSansMonoConNormal"/>
      <w:noProof/>
      <w:sz w:val="20"/>
    </w:rPr>
  </w:style>
  <w:style w:type="paragraph" w:customStyle="1" w:styleId="CodeLastBold">
    <w:name w:val="Code Last Bold"/>
    <w:basedOn w:val="CodeLast"/>
    <w:rsid w:val="00186FD3"/>
    <w:rPr>
      <w:b/>
      <w:color w:val="800000"/>
    </w:rPr>
  </w:style>
  <w:style w:type="paragraph" w:customStyle="1" w:styleId="NumSubList">
    <w:name w:val="Num Sub List"/>
    <w:basedOn w:val="BulletSubList"/>
    <w:next w:val="Normal"/>
    <w:rsid w:val="00186FD3"/>
  </w:style>
  <w:style w:type="paragraph" w:customStyle="1" w:styleId="BulletSubList">
    <w:name w:val="Bullet Sub List"/>
    <w:rsid w:val="00186FD3"/>
    <w:pPr>
      <w:tabs>
        <w:tab w:val="left" w:pos="792"/>
        <w:tab w:val="left" w:pos="1080"/>
      </w:tabs>
      <w:spacing w:before="120" w:after="120" w:line="240" w:lineRule="auto"/>
      <w:ind w:left="1152" w:hanging="1152"/>
    </w:pPr>
    <w:rPr>
      <w:rFonts w:ascii="Times New Roman" w:eastAsia="Times New Roman" w:hAnsi="Times New Roman" w:cs="Times New Roman"/>
      <w:sz w:val="23"/>
      <w:szCs w:val="20"/>
      <w:lang w:val="en-US"/>
    </w:rPr>
  </w:style>
  <w:style w:type="paragraph" w:customStyle="1" w:styleId="NumList">
    <w:name w:val="Num List"/>
    <w:basedOn w:val="Normal"/>
    <w:next w:val="Normal"/>
    <w:rsid w:val="00186FD3"/>
    <w:pPr>
      <w:keepLines/>
      <w:tabs>
        <w:tab w:val="left" w:pos="216"/>
        <w:tab w:val="left" w:pos="576"/>
      </w:tabs>
      <w:spacing w:before="120" w:after="240" w:line="260" w:lineRule="exact"/>
      <w:ind w:left="576" w:hanging="576"/>
    </w:pPr>
    <w:rPr>
      <w:sz w:val="23"/>
    </w:rPr>
  </w:style>
  <w:style w:type="paragraph" w:customStyle="1" w:styleId="Code">
    <w:name w:val="Code"/>
    <w:basedOn w:val="CodeBold"/>
    <w:rsid w:val="00186FD3"/>
    <w:rPr>
      <w:b w:val="0"/>
      <w:color w:val="auto"/>
    </w:rPr>
  </w:style>
  <w:style w:type="paragraph" w:styleId="Bibliography">
    <w:name w:val="Bibliography"/>
    <w:basedOn w:val="BulletFirst"/>
    <w:rsid w:val="00186FD3"/>
    <w:pPr>
      <w:spacing w:before="120" w:after="0"/>
      <w:ind w:left="360" w:hanging="360"/>
    </w:pPr>
  </w:style>
  <w:style w:type="paragraph" w:styleId="Index1">
    <w:name w:val="index 1"/>
    <w:basedOn w:val="Normal"/>
    <w:next w:val="Normal"/>
    <w:rsid w:val="00186FD3"/>
    <w:pPr>
      <w:ind w:left="720" w:hanging="720"/>
    </w:pPr>
  </w:style>
  <w:style w:type="paragraph" w:styleId="Index2">
    <w:name w:val="index 2"/>
    <w:basedOn w:val="Normal"/>
    <w:next w:val="Normal"/>
    <w:rsid w:val="00186FD3"/>
    <w:pPr>
      <w:ind w:left="720" w:hanging="432"/>
    </w:pPr>
  </w:style>
  <w:style w:type="paragraph" w:styleId="Index3">
    <w:name w:val="index 3"/>
    <w:basedOn w:val="Normal"/>
    <w:next w:val="Normal"/>
    <w:rsid w:val="00186FD3"/>
    <w:pPr>
      <w:ind w:left="720" w:hanging="144"/>
    </w:pPr>
  </w:style>
  <w:style w:type="paragraph" w:customStyle="1" w:styleId="IndexLetter">
    <w:name w:val="Index Letter"/>
    <w:basedOn w:val="Normal"/>
    <w:next w:val="Index1"/>
    <w:rsid w:val="00186FD3"/>
    <w:pPr>
      <w:spacing w:before="240" w:after="0"/>
    </w:pPr>
    <w:rPr>
      <w:rFonts w:ascii="Arial" w:hAnsi="Arial"/>
      <w:b/>
    </w:rPr>
  </w:style>
  <w:style w:type="paragraph" w:customStyle="1" w:styleId="PartOpenerText">
    <w:name w:val="Part Opener Text"/>
    <w:basedOn w:val="Normal"/>
    <w:next w:val="BodyText"/>
    <w:rsid w:val="00186FD3"/>
    <w:pPr>
      <w:spacing w:before="120" w:after="0" w:line="360" w:lineRule="auto"/>
      <w:contextualSpacing/>
    </w:pPr>
    <w:rPr>
      <w:rFonts w:ascii="Trebuchet MS" w:hAnsi="Trebuchet MS"/>
      <w:b/>
      <w:spacing w:val="-6"/>
      <w:sz w:val="22"/>
      <w:szCs w:val="22"/>
    </w:rPr>
  </w:style>
  <w:style w:type="paragraph" w:customStyle="1" w:styleId="SBCodeFirst">
    <w:name w:val="SB Code First"/>
    <w:rsid w:val="00186FD3"/>
    <w:pPr>
      <w:spacing w:before="240" w:after="0" w:line="240" w:lineRule="auto"/>
      <w:ind w:left="288" w:right="288"/>
    </w:pPr>
    <w:rPr>
      <w:rFonts w:ascii="TheSansMonoConNormal" w:eastAsia="Times New Roman" w:hAnsi="TheSansMonoConNormal" w:cs="Times New Roman"/>
      <w:noProof/>
      <w:sz w:val="20"/>
      <w:szCs w:val="20"/>
      <w:lang w:val="en-US"/>
    </w:rPr>
  </w:style>
  <w:style w:type="paragraph" w:customStyle="1" w:styleId="NumListLast">
    <w:name w:val="Num List Last"/>
    <w:basedOn w:val="Normal"/>
    <w:rsid w:val="00186FD3"/>
    <w:pPr>
      <w:keepLines/>
      <w:tabs>
        <w:tab w:val="left" w:pos="216"/>
        <w:tab w:val="left" w:pos="576"/>
      </w:tabs>
      <w:spacing w:before="120" w:after="240" w:line="260" w:lineRule="exact"/>
      <w:ind w:left="576" w:hanging="576"/>
    </w:pPr>
    <w:rPr>
      <w:sz w:val="23"/>
    </w:rPr>
  </w:style>
  <w:style w:type="paragraph" w:customStyle="1" w:styleId="NumListFirst">
    <w:name w:val="Num List First"/>
    <w:basedOn w:val="Normal"/>
    <w:next w:val="NumListLast"/>
    <w:rsid w:val="00186FD3"/>
    <w:pPr>
      <w:keepLines/>
      <w:tabs>
        <w:tab w:val="left" w:pos="216"/>
        <w:tab w:val="left" w:pos="576"/>
      </w:tabs>
      <w:spacing w:before="240" w:line="260" w:lineRule="exact"/>
      <w:ind w:left="576" w:hanging="576"/>
    </w:pPr>
    <w:rPr>
      <w:sz w:val="23"/>
    </w:rPr>
  </w:style>
  <w:style w:type="paragraph" w:customStyle="1" w:styleId="PartNumber">
    <w:name w:val="Part Number"/>
    <w:basedOn w:val="ChapterNumber"/>
    <w:next w:val="PartTitle"/>
    <w:rsid w:val="00186FD3"/>
    <w:pPr>
      <w:keepNext w:val="0"/>
    </w:pPr>
  </w:style>
  <w:style w:type="paragraph" w:customStyle="1" w:styleId="PartTitle">
    <w:name w:val="Part Title"/>
    <w:basedOn w:val="ChapterTitle"/>
    <w:next w:val="Normal"/>
    <w:rsid w:val="00186FD3"/>
    <w:pPr>
      <w:spacing w:before="0"/>
    </w:pPr>
  </w:style>
  <w:style w:type="paragraph" w:customStyle="1" w:styleId="Production">
    <w:name w:val="Production"/>
    <w:basedOn w:val="Caption"/>
    <w:qFormat/>
    <w:rsid w:val="00A97698"/>
    <w:rPr>
      <w:color w:val="3333FF"/>
    </w:rPr>
  </w:style>
  <w:style w:type="paragraph" w:styleId="Quote">
    <w:name w:val="Quote"/>
    <w:basedOn w:val="BodyText"/>
    <w:next w:val="BodyText"/>
    <w:link w:val="QuoteChar"/>
    <w:qFormat/>
    <w:rsid w:val="00186FD3"/>
    <w:pPr>
      <w:spacing w:before="320" w:after="240"/>
      <w:ind w:left="432" w:right="432"/>
      <w:jc w:val="both"/>
    </w:pPr>
    <w:rPr>
      <w:i/>
      <w:sz w:val="24"/>
    </w:rPr>
  </w:style>
  <w:style w:type="character" w:customStyle="1" w:styleId="QuoteChar">
    <w:name w:val="Quote Char"/>
    <w:basedOn w:val="DefaultParagraphFont"/>
    <w:link w:val="Quote"/>
    <w:rsid w:val="00241B3E"/>
    <w:rPr>
      <w:rFonts w:ascii="Times New Roman" w:eastAsia="Times New Roman" w:hAnsi="Times New Roman" w:cs="Times New Roman"/>
      <w:i/>
      <w:sz w:val="24"/>
      <w:szCs w:val="20"/>
      <w:lang w:val="en-US"/>
    </w:rPr>
  </w:style>
  <w:style w:type="paragraph" w:customStyle="1" w:styleId="Results">
    <w:name w:val="Results"/>
    <w:basedOn w:val="Normal"/>
    <w:rsid w:val="00186FD3"/>
    <w:pPr>
      <w:spacing w:after="0" w:line="240" w:lineRule="exact"/>
      <w:ind w:right="144"/>
    </w:pPr>
    <w:rPr>
      <w:rFonts w:ascii="TheSansMonoConNormal" w:hAnsi="TheSansMonoConNormal"/>
      <w:noProof/>
      <w:sz w:val="20"/>
    </w:rPr>
  </w:style>
  <w:style w:type="paragraph" w:customStyle="1" w:styleId="ResultsFirst">
    <w:name w:val="Results First"/>
    <w:basedOn w:val="CodeFirst"/>
    <w:rsid w:val="00186FD3"/>
    <w:pPr>
      <w:pBdr>
        <w:top w:val="single" w:sz="18" w:space="5" w:color="999999"/>
      </w:pBdr>
      <w:spacing w:before="240"/>
    </w:pPr>
  </w:style>
  <w:style w:type="paragraph" w:customStyle="1" w:styleId="ResultsLast">
    <w:name w:val="Results Last"/>
    <w:basedOn w:val="CodeLast"/>
    <w:rsid w:val="00186FD3"/>
    <w:pPr>
      <w:pBdr>
        <w:bottom w:val="single" w:sz="18" w:space="5" w:color="999999"/>
      </w:pBdr>
    </w:pPr>
  </w:style>
  <w:style w:type="paragraph" w:customStyle="1" w:styleId="ResultsSingle">
    <w:name w:val="Results Single"/>
    <w:basedOn w:val="Normal"/>
    <w:rsid w:val="00186FD3"/>
    <w:pPr>
      <w:pBdr>
        <w:top w:val="single" w:sz="18" w:space="5" w:color="999999"/>
        <w:bottom w:val="single" w:sz="18" w:space="5" w:color="999999"/>
      </w:pBdr>
      <w:spacing w:before="240" w:after="240"/>
      <w:ind w:right="144"/>
    </w:pPr>
    <w:rPr>
      <w:rFonts w:ascii="TheSansMonoConNormal" w:hAnsi="TheSansMonoConNormal"/>
      <w:noProof/>
      <w:sz w:val="20"/>
    </w:rPr>
  </w:style>
  <w:style w:type="paragraph" w:customStyle="1" w:styleId="SBBodyFirst">
    <w:name w:val="SB Body First"/>
    <w:basedOn w:val="Normal"/>
    <w:rsid w:val="00186FD3"/>
    <w:pPr>
      <w:spacing w:before="120"/>
      <w:ind w:left="288" w:right="288"/>
    </w:pPr>
    <w:rPr>
      <w:rFonts w:ascii="Arial Narrow" w:hAnsi="Arial Narrow"/>
      <w:sz w:val="20"/>
    </w:rPr>
  </w:style>
  <w:style w:type="paragraph" w:customStyle="1" w:styleId="SBBulletFirst">
    <w:name w:val="SB Bullet First"/>
    <w:basedOn w:val="SBNumListFirst"/>
    <w:next w:val="SBBullet"/>
    <w:rsid w:val="00186FD3"/>
    <w:pPr>
      <w:spacing w:after="120"/>
      <w:ind w:right="0" w:hanging="432"/>
    </w:pPr>
  </w:style>
  <w:style w:type="paragraph" w:customStyle="1" w:styleId="SBNumListFirst">
    <w:name w:val="SB Num List First"/>
    <w:basedOn w:val="SBNumList"/>
    <w:next w:val="SBNumList"/>
    <w:rsid w:val="00186FD3"/>
  </w:style>
  <w:style w:type="paragraph" w:customStyle="1" w:styleId="SBNumList">
    <w:name w:val="SB Num List"/>
    <w:rsid w:val="00186FD3"/>
    <w:pPr>
      <w:tabs>
        <w:tab w:val="left" w:pos="216"/>
        <w:tab w:val="left" w:pos="475"/>
      </w:tabs>
      <w:spacing w:before="240" w:after="240" w:line="240" w:lineRule="auto"/>
      <w:ind w:left="763" w:right="288" w:hanging="475"/>
    </w:pPr>
    <w:rPr>
      <w:rFonts w:ascii="Arial Narrow" w:eastAsia="Times New Roman" w:hAnsi="Arial Narrow" w:cs="Times New Roman"/>
      <w:sz w:val="20"/>
      <w:szCs w:val="20"/>
      <w:lang w:val="en-US"/>
    </w:rPr>
  </w:style>
  <w:style w:type="paragraph" w:customStyle="1" w:styleId="SBBullet">
    <w:name w:val="SB Bullet"/>
    <w:basedOn w:val="SBBulletFirst"/>
    <w:rsid w:val="00186FD3"/>
    <w:pPr>
      <w:spacing w:before="120"/>
      <w:ind w:left="720" w:right="288"/>
    </w:pPr>
  </w:style>
  <w:style w:type="paragraph" w:customStyle="1" w:styleId="SBBulletLast">
    <w:name w:val="SB Bullet Last"/>
    <w:basedOn w:val="SBBullet"/>
    <w:next w:val="SBBodyFirst"/>
    <w:rsid w:val="00186FD3"/>
    <w:pPr>
      <w:spacing w:after="240"/>
    </w:pPr>
  </w:style>
  <w:style w:type="paragraph" w:customStyle="1" w:styleId="SBHead">
    <w:name w:val="SB Head"/>
    <w:next w:val="SBBodyFirst"/>
    <w:rsid w:val="00186FD3"/>
    <w:pPr>
      <w:pBdr>
        <w:top w:val="single" w:sz="18" w:space="1" w:color="C0C0C0"/>
        <w:left w:val="single" w:sz="18" w:space="4" w:color="C0C0C0"/>
        <w:bottom w:val="single" w:sz="18" w:space="1" w:color="C0C0C0"/>
        <w:right w:val="single" w:sz="18" w:space="4" w:color="C0C0C0"/>
      </w:pBdr>
      <w:shd w:val="clear" w:color="auto" w:fill="C0C0C0"/>
      <w:spacing w:before="360" w:after="240" w:line="240" w:lineRule="auto"/>
      <w:ind w:left="288" w:right="288"/>
      <w:contextualSpacing/>
      <w:jc w:val="center"/>
    </w:pPr>
    <w:rPr>
      <w:rFonts w:ascii="Arial" w:eastAsia="Times New Roman" w:hAnsi="Arial" w:cs="Times New Roman"/>
      <w:b/>
      <w:caps/>
      <w:szCs w:val="28"/>
      <w:lang w:val="en-US"/>
    </w:rPr>
  </w:style>
  <w:style w:type="paragraph" w:customStyle="1" w:styleId="SBBody">
    <w:name w:val="SB Body"/>
    <w:basedOn w:val="SBBodyFirst"/>
    <w:rsid w:val="00186FD3"/>
    <w:pPr>
      <w:ind w:firstLine="504"/>
    </w:pPr>
  </w:style>
  <w:style w:type="paragraph" w:customStyle="1" w:styleId="SBNumListLast">
    <w:name w:val="SB Num List Last"/>
    <w:basedOn w:val="SBNumList"/>
    <w:next w:val="SBBodyFirst"/>
    <w:rsid w:val="00186FD3"/>
  </w:style>
  <w:style w:type="paragraph" w:customStyle="1" w:styleId="SBSubhead">
    <w:name w:val="SB Subhead"/>
    <w:rsid w:val="00186FD3"/>
    <w:pPr>
      <w:spacing w:before="120" w:after="240" w:line="240" w:lineRule="auto"/>
      <w:ind w:left="288" w:right="288"/>
      <w:contextualSpacing/>
      <w:jc w:val="center"/>
    </w:pPr>
    <w:rPr>
      <w:rFonts w:ascii="Arial" w:eastAsia="Times New Roman" w:hAnsi="Arial" w:cs="Times New Roman"/>
      <w:b/>
      <w:color w:val="808080"/>
      <w:sz w:val="21"/>
      <w:u w:val="single"/>
      <w:lang w:val="en-US"/>
    </w:rPr>
  </w:style>
  <w:style w:type="paragraph" w:customStyle="1" w:styleId="SBCodeSingle">
    <w:name w:val="SB Code Single"/>
    <w:basedOn w:val="SBCode"/>
    <w:rsid w:val="00186FD3"/>
    <w:pPr>
      <w:spacing w:before="240" w:after="240"/>
    </w:pPr>
  </w:style>
  <w:style w:type="paragraph" w:customStyle="1" w:styleId="SBCode">
    <w:name w:val="SB Code"/>
    <w:rsid w:val="00186FD3"/>
    <w:pPr>
      <w:spacing w:after="0" w:line="240" w:lineRule="auto"/>
      <w:ind w:left="288" w:right="288"/>
    </w:pPr>
    <w:rPr>
      <w:rFonts w:ascii="TheSansMonoConNormal" w:eastAsia="Times New Roman" w:hAnsi="TheSansMonoConNormal" w:cs="Times New Roman"/>
      <w:noProof/>
      <w:sz w:val="20"/>
      <w:szCs w:val="20"/>
      <w:lang w:val="en-US"/>
    </w:rPr>
  </w:style>
  <w:style w:type="paragraph" w:customStyle="1" w:styleId="TableText">
    <w:name w:val="Table Text"/>
    <w:autoRedefine/>
    <w:qFormat/>
    <w:rsid w:val="00A97698"/>
    <w:pPr>
      <w:spacing w:before="60" w:after="60" w:line="240" w:lineRule="atLeast"/>
      <w:ind w:left="60" w:right="60"/>
      <w:contextualSpacing/>
    </w:pPr>
    <w:rPr>
      <w:rFonts w:ascii="Tahoma" w:eastAsia="Times New Roman" w:hAnsi="Tahoma" w:cs="Times New Roman"/>
      <w:noProof/>
      <w:sz w:val="24"/>
      <w:szCs w:val="20"/>
      <w:lang w:val="en-US"/>
    </w:rPr>
  </w:style>
  <w:style w:type="paragraph" w:customStyle="1" w:styleId="TableCaption">
    <w:name w:val="Table Caption"/>
    <w:basedOn w:val="FigureCaption"/>
    <w:next w:val="TableHead"/>
    <w:rsid w:val="00186FD3"/>
    <w:pPr>
      <w:spacing w:after="120"/>
    </w:pPr>
  </w:style>
  <w:style w:type="paragraph" w:customStyle="1" w:styleId="TableHead">
    <w:name w:val="Table Head"/>
    <w:next w:val="TableText"/>
    <w:autoRedefine/>
    <w:qFormat/>
    <w:rsid w:val="00A97698"/>
    <w:pPr>
      <w:keepNext/>
      <w:spacing w:before="120" w:after="120" w:line="240" w:lineRule="exact"/>
      <w:ind w:left="720" w:hanging="720"/>
    </w:pPr>
    <w:rPr>
      <w:rFonts w:ascii="Tahoma" w:eastAsia="Times New Roman" w:hAnsi="Tahoma" w:cs="Times New Roman"/>
      <w:b/>
      <w:smallCaps/>
      <w:szCs w:val="20"/>
      <w:lang w:val="en-US"/>
    </w:rPr>
  </w:style>
  <w:style w:type="paragraph" w:customStyle="1" w:styleId="TableFootnote">
    <w:name w:val="Table Footnote"/>
    <w:basedOn w:val="Normal"/>
    <w:next w:val="Normal"/>
    <w:rsid w:val="00A97698"/>
    <w:rPr>
      <w:sz w:val="20"/>
    </w:rPr>
  </w:style>
  <w:style w:type="paragraph" w:customStyle="1" w:styleId="TableSubhead">
    <w:name w:val="Table Subhead"/>
    <w:next w:val="TableText"/>
    <w:rsid w:val="00186FD3"/>
    <w:pPr>
      <w:keepNext/>
      <w:keepLines/>
      <w:spacing w:before="120" w:after="120" w:line="240" w:lineRule="exact"/>
    </w:pPr>
    <w:rPr>
      <w:rFonts w:ascii="Times New Roman" w:eastAsia="Times New Roman" w:hAnsi="Times New Roman" w:cs="Times New Roman"/>
      <w:b/>
      <w:color w:val="808080"/>
      <w:sz w:val="20"/>
      <w:szCs w:val="20"/>
      <w:u w:val="single"/>
      <w:lang w:val="en-US"/>
    </w:rPr>
  </w:style>
  <w:style w:type="paragraph" w:customStyle="1" w:styleId="TableTextLast">
    <w:name w:val="Table Text Last"/>
    <w:basedOn w:val="TableText"/>
    <w:next w:val="BodyText"/>
    <w:rsid w:val="00186FD3"/>
    <w:pPr>
      <w:pBdr>
        <w:bottom w:val="dotted" w:sz="4" w:space="3" w:color="auto"/>
      </w:pBdr>
      <w:spacing w:after="240"/>
    </w:pPr>
  </w:style>
  <w:style w:type="paragraph" w:customStyle="1" w:styleId="UnnumberedFirst">
    <w:name w:val="Unnumbered First"/>
    <w:basedOn w:val="Unnumbered"/>
    <w:next w:val="Unnumbered"/>
    <w:rsid w:val="00186FD3"/>
    <w:pPr>
      <w:spacing w:before="240" w:after="120"/>
    </w:pPr>
  </w:style>
  <w:style w:type="paragraph" w:customStyle="1" w:styleId="Unnumbered">
    <w:name w:val="Unnumbered"/>
    <w:rsid w:val="00186FD3"/>
    <w:pPr>
      <w:overflowPunct w:val="0"/>
      <w:autoSpaceDE w:val="0"/>
      <w:autoSpaceDN w:val="0"/>
      <w:adjustRightInd w:val="0"/>
      <w:spacing w:before="120" w:after="0" w:line="240" w:lineRule="auto"/>
      <w:ind w:left="360"/>
      <w:textAlignment w:val="baseline"/>
    </w:pPr>
    <w:rPr>
      <w:rFonts w:ascii="Times New Roman" w:eastAsia="Times New Roman" w:hAnsi="Times New Roman" w:cs="Times New Roman"/>
      <w:sz w:val="23"/>
      <w:szCs w:val="23"/>
      <w:lang w:val="en-US"/>
    </w:rPr>
  </w:style>
  <w:style w:type="paragraph" w:customStyle="1" w:styleId="UnnumberedLast">
    <w:name w:val="Unnumbered Last"/>
    <w:basedOn w:val="Unnumbered"/>
    <w:next w:val="BodyText"/>
    <w:rsid w:val="00186FD3"/>
    <w:pPr>
      <w:spacing w:after="240"/>
    </w:pPr>
  </w:style>
  <w:style w:type="paragraph" w:customStyle="1" w:styleId="ChapterSubtitle">
    <w:name w:val="Chapter Subtitle"/>
    <w:basedOn w:val="ChapterTitle"/>
    <w:rsid w:val="00186FD3"/>
    <w:pPr>
      <w:keepNext/>
      <w:spacing w:after="0" w:line="360" w:lineRule="auto"/>
    </w:pPr>
    <w:rPr>
      <w:rFonts w:ascii="Verdana" w:hAnsi="Verdana"/>
      <w:sz w:val="18"/>
      <w:szCs w:val="20"/>
    </w:rPr>
  </w:style>
  <w:style w:type="paragraph" w:customStyle="1" w:styleId="Equation">
    <w:name w:val="Equation"/>
    <w:basedOn w:val="BodyText"/>
    <w:rsid w:val="00186FD3"/>
    <w:pPr>
      <w:spacing w:before="120"/>
    </w:pPr>
  </w:style>
  <w:style w:type="paragraph" w:customStyle="1" w:styleId="QuoteSource">
    <w:name w:val="Quote Source"/>
    <w:basedOn w:val="Quote1"/>
    <w:next w:val="Normal"/>
    <w:autoRedefine/>
    <w:qFormat/>
    <w:rsid w:val="00A97698"/>
    <w:pPr>
      <w:spacing w:before="0"/>
      <w:ind w:left="0" w:right="0"/>
      <w:jc w:val="right"/>
    </w:pPr>
    <w:rPr>
      <w:i w:val="0"/>
    </w:rPr>
  </w:style>
  <w:style w:type="paragraph" w:customStyle="1" w:styleId="SBSubList">
    <w:name w:val="SB Sub List"/>
    <w:basedOn w:val="SBBullet"/>
    <w:rsid w:val="00186FD3"/>
    <w:pPr>
      <w:tabs>
        <w:tab w:val="clear" w:pos="216"/>
        <w:tab w:val="left" w:pos="763"/>
      </w:tabs>
      <w:ind w:left="1152" w:hanging="576"/>
    </w:pPr>
  </w:style>
  <w:style w:type="paragraph" w:customStyle="1" w:styleId="SBCodeLast">
    <w:name w:val="SB Code Last"/>
    <w:basedOn w:val="SBCode"/>
    <w:rsid w:val="00186FD3"/>
    <w:pPr>
      <w:spacing w:after="240"/>
    </w:pPr>
  </w:style>
  <w:style w:type="paragraph" w:customStyle="1" w:styleId="ExerciseHead">
    <w:name w:val="Exercise Head"/>
    <w:basedOn w:val="SBHead"/>
    <w:next w:val="Normal"/>
    <w:rsid w:val="00186FD3"/>
    <w:pPr>
      <w:pBdr>
        <w:top w:val="single" w:sz="18" w:space="1" w:color="333333"/>
        <w:left w:val="single" w:sz="18" w:space="4" w:color="333333"/>
        <w:bottom w:val="single" w:sz="18" w:space="1" w:color="333333"/>
        <w:right w:val="single" w:sz="18" w:space="4" w:color="333333"/>
      </w:pBdr>
      <w:shd w:val="clear" w:color="auto" w:fill="333333"/>
      <w:ind w:left="0" w:right="0"/>
    </w:pPr>
    <w:rPr>
      <w:caps w:val="0"/>
      <w:color w:val="FFFFFF"/>
      <w:szCs w:val="22"/>
    </w:rPr>
  </w:style>
  <w:style w:type="paragraph" w:customStyle="1" w:styleId="ExerciseBody">
    <w:name w:val="Exercise Body"/>
    <w:autoRedefine/>
    <w:rsid w:val="00186FD3"/>
    <w:pPr>
      <w:spacing w:before="120" w:after="120" w:line="240" w:lineRule="auto"/>
    </w:pPr>
    <w:rPr>
      <w:rFonts w:ascii="Arial Narrow" w:eastAsia="Times New Roman" w:hAnsi="Arial Narrow" w:cs="Times New Roman"/>
      <w:sz w:val="20"/>
      <w:szCs w:val="20"/>
      <w:lang w:val="en-US"/>
    </w:rPr>
  </w:style>
  <w:style w:type="paragraph" w:customStyle="1" w:styleId="ExerciseBodyLast">
    <w:name w:val="Exercise Body Last"/>
    <w:basedOn w:val="SBBodyFirst"/>
    <w:rsid w:val="00186FD3"/>
    <w:pPr>
      <w:pBdr>
        <w:bottom w:val="single" w:sz="18" w:space="12" w:color="auto"/>
      </w:pBdr>
      <w:spacing w:after="240"/>
      <w:ind w:left="0" w:right="0"/>
    </w:pPr>
  </w:style>
  <w:style w:type="paragraph" w:customStyle="1" w:styleId="GlossaryHead">
    <w:name w:val="Glossary Head"/>
    <w:basedOn w:val="Normal"/>
    <w:rsid w:val="00186FD3"/>
    <w:pPr>
      <w:spacing w:before="120" w:after="0"/>
    </w:pPr>
    <w:rPr>
      <w:rFonts w:ascii="Arial" w:hAnsi="Arial"/>
      <w:b/>
    </w:rPr>
  </w:style>
  <w:style w:type="paragraph" w:customStyle="1" w:styleId="GlossaryText">
    <w:name w:val="Glossary Text"/>
    <w:basedOn w:val="Normal"/>
    <w:rsid w:val="00186FD3"/>
    <w:pPr>
      <w:spacing w:before="60" w:after="240"/>
      <w:ind w:left="360"/>
    </w:pPr>
    <w:rPr>
      <w:sz w:val="23"/>
    </w:rPr>
  </w:style>
  <w:style w:type="paragraph" w:customStyle="1" w:styleId="FMTitle">
    <w:name w:val="FM Title"/>
    <w:basedOn w:val="Normal"/>
    <w:rsid w:val="00186FD3"/>
    <w:pPr>
      <w:jc w:val="center"/>
      <w:outlineLvl w:val="0"/>
    </w:pPr>
    <w:rPr>
      <w:rFonts w:ascii="Trebuchet MS" w:hAnsi="Trebuchet MS"/>
      <w:sz w:val="48"/>
    </w:rPr>
  </w:style>
  <w:style w:type="paragraph" w:customStyle="1" w:styleId="FMSubtitle">
    <w:name w:val="FM Subtitle"/>
    <w:basedOn w:val="FMTitle"/>
    <w:rsid w:val="00186FD3"/>
    <w:rPr>
      <w:b/>
      <w:color w:val="808080"/>
      <w:sz w:val="24"/>
    </w:rPr>
  </w:style>
  <w:style w:type="paragraph" w:customStyle="1" w:styleId="FMAuthor">
    <w:name w:val="FM Author"/>
    <w:basedOn w:val="Normal"/>
    <w:rsid w:val="00186FD3"/>
    <w:pPr>
      <w:spacing w:before="360"/>
      <w:jc w:val="center"/>
    </w:pPr>
    <w:rPr>
      <w:rFonts w:ascii="Arial" w:hAnsi="Arial"/>
      <w:b/>
      <w:caps/>
      <w:sz w:val="22"/>
    </w:rPr>
  </w:style>
  <w:style w:type="paragraph" w:customStyle="1" w:styleId="FMCopyright">
    <w:name w:val="FM Copyright"/>
    <w:rsid w:val="00186FD3"/>
    <w:pPr>
      <w:spacing w:before="120" w:after="120" w:line="240" w:lineRule="auto"/>
    </w:pPr>
    <w:rPr>
      <w:rFonts w:ascii="Times New Roman" w:eastAsia="Times New Roman" w:hAnsi="Times New Roman" w:cs="Times New Roman"/>
      <w:sz w:val="21"/>
      <w:szCs w:val="20"/>
      <w:lang w:val="en-US"/>
    </w:rPr>
  </w:style>
  <w:style w:type="paragraph" w:customStyle="1" w:styleId="FMCopyrightCredits">
    <w:name w:val="FM Copyright Credits"/>
    <w:basedOn w:val="Normal"/>
    <w:rsid w:val="00186FD3"/>
    <w:pPr>
      <w:spacing w:before="240" w:after="0"/>
      <w:ind w:left="648" w:hanging="288"/>
      <w:contextualSpacing/>
    </w:pPr>
    <w:rPr>
      <w:sz w:val="21"/>
    </w:rPr>
  </w:style>
  <w:style w:type="paragraph" w:customStyle="1" w:styleId="FMDedication">
    <w:name w:val="FM Dedication"/>
    <w:basedOn w:val="Normal"/>
    <w:rsid w:val="00186FD3"/>
    <w:pPr>
      <w:jc w:val="center"/>
    </w:pPr>
    <w:rPr>
      <w:i/>
    </w:rPr>
  </w:style>
  <w:style w:type="paragraph" w:customStyle="1" w:styleId="FMHead">
    <w:name w:val="FM Head"/>
    <w:basedOn w:val="ChapterTitle"/>
    <w:rsid w:val="00186FD3"/>
    <w:rPr>
      <w:rFonts w:ascii="Trebuchet MS" w:hAnsi="Trebuchet MS"/>
      <w:spacing w:val="-20"/>
      <w:szCs w:val="60"/>
    </w:rPr>
  </w:style>
  <w:style w:type="paragraph" w:customStyle="1" w:styleId="FMCopyrightCreditsLast">
    <w:name w:val="FM Copyright Credits Last"/>
    <w:basedOn w:val="FMCopyrightCredits"/>
    <w:next w:val="FMCopyright"/>
    <w:rsid w:val="00186FD3"/>
    <w:pPr>
      <w:spacing w:before="0" w:after="240"/>
    </w:pPr>
  </w:style>
  <w:style w:type="character" w:customStyle="1" w:styleId="CodeInline">
    <w:name w:val="Code Inline"/>
    <w:basedOn w:val="DefaultParagraphFont"/>
    <w:rsid w:val="00186FD3"/>
    <w:rPr>
      <w:rFonts w:ascii="TheSansMonoConNormal" w:hAnsi="TheSansMonoConNormal"/>
      <w:color w:val="008000"/>
      <w:sz w:val="20"/>
      <w:szCs w:val="20"/>
    </w:rPr>
  </w:style>
  <w:style w:type="paragraph" w:customStyle="1" w:styleId="Footnote">
    <w:name w:val="Footnote"/>
    <w:basedOn w:val="Normal"/>
    <w:rsid w:val="00186FD3"/>
    <w:rPr>
      <w:sz w:val="19"/>
    </w:rPr>
  </w:style>
  <w:style w:type="paragraph" w:customStyle="1" w:styleId="CodeSingle">
    <w:name w:val="Code Single"/>
    <w:basedOn w:val="Normal"/>
    <w:rsid w:val="00186FD3"/>
    <w:pPr>
      <w:spacing w:before="120" w:line="240" w:lineRule="exact"/>
      <w:ind w:right="144"/>
    </w:pPr>
    <w:rPr>
      <w:rFonts w:ascii="TheSansMonoConNormal" w:hAnsi="TheSansMonoConNormal"/>
      <w:noProof/>
      <w:sz w:val="20"/>
    </w:rPr>
  </w:style>
  <w:style w:type="paragraph" w:customStyle="1" w:styleId="Query">
    <w:name w:val="Query"/>
    <w:basedOn w:val="Production"/>
    <w:rsid w:val="00186FD3"/>
    <w:rPr>
      <w:color w:val="FF0000"/>
    </w:rPr>
  </w:style>
  <w:style w:type="paragraph" w:styleId="DocumentMap">
    <w:name w:val="Document Map"/>
    <w:basedOn w:val="Normal"/>
    <w:link w:val="DocumentMapChar"/>
    <w:rsid w:val="00186FD3"/>
    <w:pPr>
      <w:shd w:val="clear" w:color="auto" w:fill="000080"/>
    </w:pPr>
    <w:rPr>
      <w:rFonts w:ascii="Tahoma" w:hAnsi="Tahoma" w:cs="Tahoma"/>
    </w:rPr>
  </w:style>
  <w:style w:type="character" w:customStyle="1" w:styleId="DocumentMapChar">
    <w:name w:val="Document Map Char"/>
    <w:basedOn w:val="DefaultParagraphFont"/>
    <w:link w:val="DocumentMap"/>
    <w:rsid w:val="00241B3E"/>
    <w:rPr>
      <w:rFonts w:ascii="Tahoma" w:eastAsia="Times New Roman" w:hAnsi="Tahoma" w:cs="Tahoma"/>
      <w:sz w:val="24"/>
      <w:szCs w:val="20"/>
      <w:shd w:val="clear" w:color="auto" w:fill="000080"/>
      <w:lang w:val="en-US"/>
    </w:rPr>
  </w:style>
  <w:style w:type="paragraph" w:customStyle="1" w:styleId="Figure">
    <w:name w:val="Figure"/>
    <w:next w:val="Normal"/>
    <w:autoRedefine/>
    <w:rsid w:val="00186FD3"/>
    <w:pPr>
      <w:spacing w:before="120" w:after="20" w:line="240" w:lineRule="auto"/>
      <w:jc w:val="center"/>
    </w:pPr>
    <w:rPr>
      <w:rFonts w:ascii="Arial" w:eastAsia="Times New Roman" w:hAnsi="Arial" w:cs="Times New Roman"/>
      <w:sz w:val="18"/>
      <w:szCs w:val="20"/>
      <w:lang w:val="en-US"/>
    </w:rPr>
  </w:style>
  <w:style w:type="paragraph" w:customStyle="1" w:styleId="EndOfChapter">
    <w:name w:val="EndOfChapter"/>
    <w:basedOn w:val="BodyText"/>
    <w:rsid w:val="00186FD3"/>
  </w:style>
  <w:style w:type="paragraph" w:styleId="FootnoteText">
    <w:name w:val="footnote text"/>
    <w:basedOn w:val="Normal"/>
    <w:link w:val="FootnoteTextChar"/>
    <w:rsid w:val="00A97698"/>
    <w:rPr>
      <w:sz w:val="20"/>
      <w:szCs w:val="20"/>
    </w:rPr>
  </w:style>
  <w:style w:type="character" w:customStyle="1" w:styleId="FootnoteTextChar">
    <w:name w:val="Footnote Text Char"/>
    <w:basedOn w:val="DefaultParagraphFont"/>
    <w:link w:val="FootnoteText"/>
    <w:rsid w:val="00241B3E"/>
    <w:rPr>
      <w:rFonts w:ascii="Times" w:eastAsia="Times New Roman" w:hAnsi="Times" w:cs="Times New Roman"/>
      <w:color w:val="000000"/>
      <w:sz w:val="20"/>
      <w:szCs w:val="20"/>
      <w:lang w:val="en-US"/>
    </w:rPr>
  </w:style>
  <w:style w:type="character" w:styleId="FootnoteReference">
    <w:name w:val="footnote reference"/>
    <w:basedOn w:val="DefaultParagraphFont"/>
    <w:rsid w:val="00A97698"/>
    <w:rPr>
      <w:vertAlign w:val="superscript"/>
    </w:rPr>
  </w:style>
  <w:style w:type="paragraph" w:customStyle="1" w:styleId="BulletSingle">
    <w:name w:val="Bullet Single"/>
    <w:basedOn w:val="Bullet"/>
    <w:rsid w:val="00186FD3"/>
    <w:pPr>
      <w:spacing w:before="240" w:after="240"/>
    </w:pPr>
  </w:style>
  <w:style w:type="paragraph" w:customStyle="1" w:styleId="ExerciseNumListFirst">
    <w:name w:val="Exercise Num List First"/>
    <w:basedOn w:val="SBNumListFirst"/>
    <w:rsid w:val="00186FD3"/>
  </w:style>
  <w:style w:type="paragraph" w:customStyle="1" w:styleId="ExerciseNumList">
    <w:name w:val="Exercise Num List"/>
    <w:basedOn w:val="ExerciseNumListFirst"/>
    <w:rsid w:val="00186FD3"/>
  </w:style>
  <w:style w:type="paragraph" w:customStyle="1" w:styleId="ExerciseNumListLast">
    <w:name w:val="Exercise Num List Last"/>
    <w:basedOn w:val="SBNumListLast"/>
    <w:rsid w:val="00186FD3"/>
  </w:style>
  <w:style w:type="paragraph" w:customStyle="1" w:styleId="ExerciseBulletFirst">
    <w:name w:val="Exercise Bullet First"/>
    <w:basedOn w:val="SBBulletFirst"/>
    <w:rsid w:val="00186FD3"/>
  </w:style>
  <w:style w:type="paragraph" w:customStyle="1" w:styleId="ExerciseBullet">
    <w:name w:val="Exercise Bullet"/>
    <w:basedOn w:val="SBBullet"/>
    <w:rsid w:val="00186FD3"/>
  </w:style>
  <w:style w:type="paragraph" w:customStyle="1" w:styleId="ExerciseBulletLast">
    <w:name w:val="Exercise Bullet Last"/>
    <w:basedOn w:val="SBBulletLast"/>
    <w:rsid w:val="00186FD3"/>
  </w:style>
  <w:style w:type="paragraph" w:customStyle="1" w:styleId="ExerciseCodeFirst">
    <w:name w:val="Exercise Code First"/>
    <w:basedOn w:val="SBCodeFirst"/>
    <w:rsid w:val="00186FD3"/>
  </w:style>
  <w:style w:type="paragraph" w:customStyle="1" w:styleId="ExerciseCode">
    <w:name w:val="Exercise Code"/>
    <w:basedOn w:val="SBCode"/>
    <w:rsid w:val="00186FD3"/>
  </w:style>
  <w:style w:type="paragraph" w:customStyle="1" w:styleId="ExerciseCodeLast">
    <w:name w:val="Exercise Code Last"/>
    <w:basedOn w:val="SBCodeLast"/>
    <w:rsid w:val="00186FD3"/>
  </w:style>
  <w:style w:type="paragraph" w:customStyle="1" w:styleId="ExerciseCodeSingle">
    <w:name w:val="Exercise Code Single"/>
    <w:basedOn w:val="SBCodeSingle"/>
    <w:rsid w:val="00186FD3"/>
  </w:style>
  <w:style w:type="paragraph" w:customStyle="1" w:styleId="ExerciseSubList">
    <w:name w:val="Exercise Sub List"/>
    <w:basedOn w:val="SBSubList"/>
    <w:rsid w:val="00186FD3"/>
  </w:style>
  <w:style w:type="paragraph" w:customStyle="1" w:styleId="SBBodyLast">
    <w:name w:val="SB Body Last"/>
    <w:basedOn w:val="ExerciseBodyLast"/>
    <w:rsid w:val="00186FD3"/>
    <w:pPr>
      <w:pBdr>
        <w:bottom w:val="single" w:sz="8" w:space="12" w:color="auto"/>
      </w:pBdr>
      <w:ind w:firstLine="504"/>
    </w:pPr>
  </w:style>
  <w:style w:type="paragraph" w:customStyle="1" w:styleId="ExerciseSubhead">
    <w:name w:val="Exercise Subhead"/>
    <w:basedOn w:val="SBSubhead"/>
    <w:rsid w:val="00186FD3"/>
  </w:style>
  <w:style w:type="paragraph" w:customStyle="1" w:styleId="main">
    <w:name w:val="main"/>
    <w:basedOn w:val="Normal"/>
    <w:rsid w:val="00DA45C0"/>
    <w:pPr>
      <w:spacing w:before="100" w:beforeAutospacing="1" w:after="100" w:afterAutospacing="1"/>
    </w:pPr>
    <w:rPr>
      <w:lang w:val="en-GB" w:eastAsia="en-GB"/>
    </w:rPr>
  </w:style>
  <w:style w:type="character" w:customStyle="1" w:styleId="xmlverb-element-name">
    <w:name w:val="xmlverb-element-name"/>
    <w:basedOn w:val="DefaultParagraphFont"/>
    <w:rsid w:val="00DA45C0"/>
  </w:style>
  <w:style w:type="character" w:customStyle="1" w:styleId="xmlverb-attr-name">
    <w:name w:val="xmlverb-attr-name"/>
    <w:basedOn w:val="DefaultParagraphFont"/>
    <w:rsid w:val="00DA45C0"/>
  </w:style>
  <w:style w:type="character" w:customStyle="1" w:styleId="xmlverb-attr-content">
    <w:name w:val="xmlverb-attr-content"/>
    <w:basedOn w:val="DefaultParagraphFont"/>
    <w:rsid w:val="00DA45C0"/>
  </w:style>
  <w:style w:type="character" w:styleId="Strong">
    <w:name w:val="Strong"/>
    <w:basedOn w:val="DefaultParagraphFont"/>
    <w:uiPriority w:val="22"/>
    <w:qFormat/>
    <w:rsid w:val="00DA45C0"/>
    <w:rPr>
      <w:b/>
      <w:bCs/>
    </w:rPr>
  </w:style>
  <w:style w:type="character" w:customStyle="1" w:styleId="xmlverb-text">
    <w:name w:val="xmlverb-text"/>
    <w:basedOn w:val="DefaultParagraphFont"/>
    <w:rsid w:val="00DA45C0"/>
  </w:style>
  <w:style w:type="character" w:styleId="CommentReference">
    <w:name w:val="annotation reference"/>
    <w:basedOn w:val="DefaultParagraphFont"/>
    <w:rsid w:val="002C2D7A"/>
    <w:rPr>
      <w:sz w:val="18"/>
      <w:szCs w:val="18"/>
    </w:rPr>
  </w:style>
  <w:style w:type="paragraph" w:styleId="CommentText">
    <w:name w:val="annotation text"/>
    <w:basedOn w:val="Normal"/>
    <w:link w:val="CommentTextChar"/>
    <w:rsid w:val="002C2D7A"/>
  </w:style>
  <w:style w:type="character" w:customStyle="1" w:styleId="CommentTextChar">
    <w:name w:val="Comment Text Char"/>
    <w:basedOn w:val="DefaultParagraphFont"/>
    <w:link w:val="CommentText"/>
    <w:rsid w:val="002C2D7A"/>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rsid w:val="002C2D7A"/>
    <w:rPr>
      <w:b/>
      <w:bCs/>
      <w:sz w:val="20"/>
      <w:szCs w:val="20"/>
    </w:rPr>
  </w:style>
  <w:style w:type="character" w:customStyle="1" w:styleId="CommentSubjectChar">
    <w:name w:val="Comment Subject Char"/>
    <w:basedOn w:val="CommentTextChar"/>
    <w:link w:val="CommentSubject"/>
    <w:rsid w:val="002C2D7A"/>
    <w:rPr>
      <w:rFonts w:ascii="Times New Roman" w:eastAsia="Times New Roman" w:hAnsi="Times New Roman" w:cs="Times New Roman"/>
      <w:b/>
      <w:bCs/>
      <w:sz w:val="20"/>
      <w:szCs w:val="20"/>
      <w:lang w:val="en-US"/>
    </w:rPr>
  </w:style>
  <w:style w:type="character" w:customStyle="1" w:styleId="Heading6Char">
    <w:name w:val="Heading 6 Char"/>
    <w:basedOn w:val="DefaultParagraphFont"/>
    <w:link w:val="Heading6"/>
    <w:rsid w:val="00755EA2"/>
    <w:rPr>
      <w:rFonts w:ascii="Times" w:eastAsia="Times New Roman" w:hAnsi="Times" w:cs="Times New Roman"/>
      <w:b/>
      <w:color w:val="FF00FF"/>
      <w:sz w:val="20"/>
      <w:szCs w:val="20"/>
      <w:lang w:val="en-US"/>
    </w:rPr>
  </w:style>
  <w:style w:type="character" w:customStyle="1" w:styleId="Heading7Char">
    <w:name w:val="Heading 7 Char"/>
    <w:basedOn w:val="DefaultParagraphFont"/>
    <w:link w:val="Heading7"/>
    <w:rsid w:val="00755EA2"/>
    <w:rPr>
      <w:rFonts w:ascii="Times" w:eastAsia="Times New Roman" w:hAnsi="Times" w:cs="Times New Roman"/>
      <w:color w:val="FF00FF"/>
      <w:sz w:val="20"/>
      <w:szCs w:val="20"/>
      <w:lang w:val="en-US"/>
    </w:rPr>
  </w:style>
  <w:style w:type="character" w:customStyle="1" w:styleId="Heading8Char">
    <w:name w:val="Heading 8 Char"/>
    <w:basedOn w:val="DefaultParagraphFont"/>
    <w:link w:val="Heading8"/>
    <w:rsid w:val="00755EA2"/>
    <w:rPr>
      <w:rFonts w:ascii="Helvetica" w:eastAsia="Times New Roman" w:hAnsi="Helvetica" w:cs="Times New Roman"/>
      <w:color w:val="FF00FF"/>
      <w:sz w:val="18"/>
      <w:szCs w:val="20"/>
      <w:lang w:val="en-US"/>
    </w:rPr>
  </w:style>
  <w:style w:type="character" w:customStyle="1" w:styleId="Heading9Char">
    <w:name w:val="Heading 9 Char"/>
    <w:basedOn w:val="DefaultParagraphFont"/>
    <w:link w:val="Heading9"/>
    <w:rsid w:val="00755EA2"/>
    <w:rPr>
      <w:rFonts w:ascii="Helvetica" w:eastAsia="Times New Roman" w:hAnsi="Helvetica" w:cs="Times New Roman"/>
      <w:color w:val="FF00FF"/>
      <w:sz w:val="18"/>
      <w:szCs w:val="20"/>
      <w:lang w:val="en-US"/>
    </w:rPr>
  </w:style>
  <w:style w:type="paragraph" w:customStyle="1" w:styleId="CodeListing">
    <w:name w:val="Code Listing"/>
    <w:basedOn w:val="Normal"/>
    <w:autoRedefine/>
    <w:qFormat/>
    <w:rsid w:val="00816FF6"/>
    <w:pPr>
      <w:tabs>
        <w:tab w:val="right" w:leader="dot" w:pos="2342"/>
      </w:tabs>
      <w:spacing w:before="60"/>
      <w:ind w:left="187" w:right="187"/>
      <w:contextualSpacing/>
    </w:pPr>
    <w:rPr>
      <w:rFonts w:ascii="Courier New" w:hAnsi="Courier New"/>
      <w:bCs/>
      <w:noProof/>
      <w:color w:val="auto"/>
      <w:sz w:val="20"/>
      <w:szCs w:val="20"/>
    </w:rPr>
  </w:style>
  <w:style w:type="paragraph" w:customStyle="1" w:styleId="SidebarHead">
    <w:name w:val="Sidebar Head"/>
    <w:next w:val="SidebarText"/>
    <w:autoRedefine/>
    <w:qFormat/>
    <w:rsid w:val="00A97698"/>
    <w:pPr>
      <w:pBdr>
        <w:top w:val="single" w:sz="2" w:space="1" w:color="C0C0C0"/>
        <w:left w:val="single" w:sz="2" w:space="4" w:color="C0C0C0"/>
        <w:bottom w:val="single" w:sz="2" w:space="1" w:color="C0C0C0"/>
        <w:right w:val="single" w:sz="2" w:space="4" w:color="C0C0C0"/>
      </w:pBdr>
      <w:shd w:val="clear" w:color="auto" w:fill="C0C0C0"/>
      <w:spacing w:before="360" w:after="0" w:line="240" w:lineRule="auto"/>
      <w:ind w:left="288" w:right="288"/>
      <w:contextualSpacing/>
      <w:jc w:val="center"/>
    </w:pPr>
    <w:rPr>
      <w:rFonts w:ascii="Verdana" w:eastAsia="Times New Roman" w:hAnsi="Verdana" w:cs="Times New Roman"/>
      <w:caps/>
      <w:sz w:val="28"/>
      <w:szCs w:val="28"/>
      <w:lang w:val="en-US"/>
    </w:rPr>
  </w:style>
  <w:style w:type="paragraph" w:customStyle="1" w:styleId="SidebarText">
    <w:name w:val="Sidebar Text"/>
    <w:basedOn w:val="Normal"/>
    <w:autoRedefine/>
    <w:qFormat/>
    <w:rsid w:val="00A97698"/>
    <w:pPr>
      <w:pBdr>
        <w:top w:val="single" w:sz="36" w:space="1" w:color="C0C0C0"/>
        <w:left w:val="single" w:sz="36" w:space="4" w:color="C0C0C0"/>
        <w:bottom w:val="single" w:sz="36" w:space="1" w:color="C0C0C0"/>
        <w:right w:val="single" w:sz="36" w:space="4" w:color="C0C0C0"/>
      </w:pBdr>
      <w:shd w:val="clear" w:color="auto" w:fill="E0E0E0"/>
      <w:ind w:left="360" w:right="360"/>
      <w:jc w:val="both"/>
    </w:pPr>
    <w:rPr>
      <w:rFonts w:ascii="Verdana" w:hAnsi="Verdana"/>
      <w:sz w:val="22"/>
    </w:rPr>
  </w:style>
  <w:style w:type="paragraph" w:customStyle="1" w:styleId="ListBulletSub">
    <w:name w:val="List Bullet Sub"/>
    <w:basedOn w:val="ListBullet"/>
    <w:autoRedefine/>
    <w:qFormat/>
    <w:rsid w:val="00A97698"/>
    <w:pPr>
      <w:numPr>
        <w:numId w:val="29"/>
      </w:numPr>
      <w:ind w:left="720"/>
    </w:pPr>
  </w:style>
  <w:style w:type="paragraph" w:styleId="ListBullet">
    <w:name w:val="List Bullet"/>
    <w:basedOn w:val="Normal"/>
    <w:autoRedefine/>
    <w:qFormat/>
    <w:rsid w:val="00A97698"/>
    <w:pPr>
      <w:numPr>
        <w:numId w:val="28"/>
      </w:numPr>
      <w:spacing w:before="60"/>
      <w:ind w:left="360"/>
    </w:pPr>
    <w:rPr>
      <w:rFonts w:ascii="Times New Roman" w:hAnsi="Times New Roman"/>
      <w:sz w:val="26"/>
    </w:rPr>
  </w:style>
  <w:style w:type="paragraph" w:customStyle="1" w:styleId="ListUnnumbered">
    <w:name w:val="List Unnumbered"/>
    <w:basedOn w:val="ListBullet"/>
    <w:autoRedefine/>
    <w:qFormat/>
    <w:rsid w:val="00A97698"/>
    <w:pPr>
      <w:numPr>
        <w:numId w:val="0"/>
      </w:numPr>
      <w:ind w:left="360"/>
    </w:pPr>
    <w:rPr>
      <w:szCs w:val="26"/>
    </w:rPr>
  </w:style>
  <w:style w:type="paragraph" w:styleId="ListNumber">
    <w:name w:val="List Number"/>
    <w:basedOn w:val="Normal"/>
    <w:autoRedefine/>
    <w:qFormat/>
    <w:rsid w:val="00A97698"/>
    <w:pPr>
      <w:numPr>
        <w:numId w:val="26"/>
      </w:numPr>
      <w:spacing w:before="60"/>
      <w:ind w:left="360"/>
    </w:pPr>
    <w:rPr>
      <w:rFonts w:ascii="Times New Roman" w:hAnsi="Times New Roman"/>
      <w:sz w:val="26"/>
    </w:rPr>
  </w:style>
  <w:style w:type="table" w:styleId="TableGrid">
    <w:name w:val="Table Grid"/>
    <w:basedOn w:val="TableNormal"/>
    <w:rsid w:val="00A97698"/>
    <w:pPr>
      <w:numPr>
        <w:numId w:val="1"/>
      </w:numPr>
      <w:spacing w:before="120" w:after="120" w:line="240" w:lineRule="atLeast"/>
      <w:ind w:left="0" w:firstLine="0"/>
    </w:pPr>
    <w:rPr>
      <w:rFonts w:ascii="Times New Roman" w:eastAsia="Times New Roman" w:hAnsi="Times New Roman" w:cs="Times New Roman"/>
      <w:sz w:val="20"/>
      <w:szCs w:val="20"/>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customStyle="1" w:styleId="ListNumberSub">
    <w:name w:val="List Number Sub"/>
    <w:basedOn w:val="ListNumber"/>
    <w:next w:val="ListNumber"/>
    <w:autoRedefine/>
    <w:qFormat/>
    <w:rsid w:val="00A97698"/>
    <w:pPr>
      <w:numPr>
        <w:numId w:val="27"/>
      </w:numPr>
      <w:ind w:left="720"/>
    </w:pPr>
  </w:style>
  <w:style w:type="paragraph" w:styleId="TOC1">
    <w:name w:val="toc 1"/>
    <w:basedOn w:val="Normal"/>
    <w:next w:val="Normal"/>
    <w:autoRedefine/>
    <w:qFormat/>
    <w:rsid w:val="00A97698"/>
    <w:pPr>
      <w:tabs>
        <w:tab w:val="right" w:leader="dot" w:pos="8460"/>
      </w:tabs>
      <w:spacing w:before="120" w:after="0"/>
    </w:pPr>
    <w:rPr>
      <w:rFonts w:ascii="Tahoma" w:hAnsi="Tahoma"/>
      <w:bCs/>
      <w:iCs/>
      <w:color w:val="auto"/>
    </w:rPr>
  </w:style>
  <w:style w:type="paragraph" w:styleId="TOC2">
    <w:name w:val="toc 2"/>
    <w:basedOn w:val="Normal"/>
    <w:next w:val="Normal"/>
    <w:autoRedefine/>
    <w:qFormat/>
    <w:rsid w:val="00A97698"/>
    <w:pPr>
      <w:tabs>
        <w:tab w:val="right" w:leader="dot" w:pos="8486"/>
      </w:tabs>
      <w:spacing w:before="120"/>
      <w:ind w:left="360"/>
    </w:pPr>
    <w:rPr>
      <w:rFonts w:ascii="Times New Roman" w:hAnsi="Times New Roman"/>
      <w:b/>
      <w:bCs/>
      <w:i/>
      <w:color w:val="767C54"/>
      <w:szCs w:val="22"/>
    </w:rPr>
  </w:style>
  <w:style w:type="paragraph" w:styleId="TOC3">
    <w:name w:val="toc 3"/>
    <w:basedOn w:val="Normal"/>
    <w:next w:val="Normal"/>
    <w:autoRedefine/>
    <w:qFormat/>
    <w:rsid w:val="00A97698"/>
    <w:pPr>
      <w:tabs>
        <w:tab w:val="right" w:leader="dot" w:pos="8486"/>
      </w:tabs>
      <w:spacing w:after="0"/>
      <w:ind w:left="562"/>
    </w:pPr>
    <w:rPr>
      <w:rFonts w:ascii="Times New Roman" w:hAnsi="Times New Roman"/>
      <w:sz w:val="26"/>
      <w:szCs w:val="20"/>
    </w:rPr>
  </w:style>
  <w:style w:type="paragraph" w:customStyle="1" w:styleId="BookTitle1">
    <w:name w:val="Book Title1"/>
    <w:basedOn w:val="ChapterTitle"/>
    <w:next w:val="BookAuthor"/>
    <w:autoRedefine/>
    <w:qFormat/>
    <w:rsid w:val="00A97698"/>
    <w:rPr>
      <w:rFonts w:ascii="Verdana" w:hAnsi="Verdana"/>
      <w:i/>
      <w:sz w:val="44"/>
    </w:rPr>
  </w:style>
  <w:style w:type="paragraph" w:customStyle="1" w:styleId="BookAuthor">
    <w:name w:val="Book Author"/>
    <w:basedOn w:val="Normal"/>
    <w:next w:val="IntroductionText"/>
    <w:autoRedefine/>
    <w:qFormat/>
    <w:rsid w:val="00A97698"/>
    <w:pPr>
      <w:tabs>
        <w:tab w:val="left" w:pos="3960"/>
      </w:tabs>
      <w:spacing w:after="180"/>
      <w:jc w:val="right"/>
    </w:pPr>
    <w:rPr>
      <w:rFonts w:ascii="Verdana" w:hAnsi="Verdana"/>
      <w:color w:val="auto"/>
      <w:sz w:val="26"/>
    </w:rPr>
  </w:style>
  <w:style w:type="paragraph" w:customStyle="1" w:styleId="IntroductionText">
    <w:name w:val="Introduction Text"/>
    <w:basedOn w:val="Normal"/>
    <w:link w:val="IntroductionTextChar"/>
    <w:autoRedefine/>
    <w:qFormat/>
    <w:rsid w:val="00A97698"/>
    <w:pPr>
      <w:tabs>
        <w:tab w:val="left" w:pos="3960"/>
      </w:tabs>
    </w:pPr>
    <w:rPr>
      <w:rFonts w:ascii="Times New Roman" w:hAnsi="Times New Roman"/>
      <w:i/>
      <w:sz w:val="26"/>
    </w:rPr>
  </w:style>
  <w:style w:type="character" w:customStyle="1" w:styleId="IntroductionTextChar">
    <w:name w:val="Introduction Text Char"/>
    <w:basedOn w:val="DefaultParagraphFont"/>
    <w:link w:val="IntroductionText"/>
    <w:rsid w:val="00A97698"/>
    <w:rPr>
      <w:rFonts w:ascii="Times New Roman" w:eastAsia="Times New Roman" w:hAnsi="Times New Roman" w:cs="Times New Roman"/>
      <w:i/>
      <w:color w:val="000000"/>
      <w:sz w:val="26"/>
      <w:szCs w:val="24"/>
      <w:lang w:val="en-US"/>
    </w:rPr>
  </w:style>
  <w:style w:type="paragraph" w:customStyle="1" w:styleId="Zitat1">
    <w:name w:val="Zitat1"/>
    <w:basedOn w:val="Normal"/>
    <w:next w:val="QuoteSource"/>
    <w:autoRedefine/>
    <w:qFormat/>
    <w:rsid w:val="00755EA2"/>
    <w:pPr>
      <w:spacing w:before="240" w:after="240"/>
      <w:ind w:left="432" w:right="432"/>
      <w:jc w:val="both"/>
    </w:pPr>
    <w:rPr>
      <w:rFonts w:ascii="Times New Roman" w:hAnsi="Times New Roman"/>
      <w:i/>
      <w:sz w:val="24"/>
    </w:rPr>
  </w:style>
  <w:style w:type="paragraph" w:customStyle="1" w:styleId="BodyTextAfter">
    <w:name w:val="Body Text After"/>
    <w:basedOn w:val="Normal"/>
    <w:next w:val="Normal"/>
    <w:qFormat/>
    <w:rsid w:val="00A97698"/>
    <w:pPr>
      <w:spacing w:before="120"/>
    </w:pPr>
  </w:style>
  <w:style w:type="paragraph" w:customStyle="1" w:styleId="Copyright">
    <w:name w:val="Copyright"/>
    <w:basedOn w:val="Normal"/>
    <w:autoRedefine/>
    <w:qFormat/>
    <w:rsid w:val="00A97698"/>
    <w:pPr>
      <w:tabs>
        <w:tab w:val="left" w:pos="3960"/>
      </w:tabs>
    </w:pPr>
    <w:rPr>
      <w:rFonts w:ascii="Times New Roman" w:hAnsi="Times New Roman"/>
      <w:sz w:val="22"/>
    </w:rPr>
  </w:style>
  <w:style w:type="character" w:customStyle="1" w:styleId="CodeCharacterInline">
    <w:name w:val="Code Character (Inline)"/>
    <w:basedOn w:val="DefaultParagraphFont"/>
    <w:qFormat/>
    <w:rsid w:val="00A97698"/>
    <w:rPr>
      <w:rFonts w:ascii="Courier New" w:hAnsi="Courier New"/>
      <w:bCs/>
      <w:noProof/>
      <w:sz w:val="24"/>
      <w:szCs w:val="24"/>
      <w:lang w:val="en-US" w:eastAsia="en-US" w:bidi="ar-SA"/>
    </w:rPr>
  </w:style>
  <w:style w:type="paragraph" w:customStyle="1" w:styleId="ContentsChapterTitle">
    <w:name w:val="Contents Chapter Title"/>
    <w:basedOn w:val="ChapterTitle"/>
    <w:next w:val="TOC1"/>
    <w:rsid w:val="00A97698"/>
    <w:pPr>
      <w:pageBreakBefore w:val="0"/>
    </w:pPr>
    <w:rPr>
      <w:noProof/>
    </w:rPr>
  </w:style>
  <w:style w:type="character" w:customStyle="1" w:styleId="BodyTextFirstChar">
    <w:name w:val="Body Text First Char"/>
    <w:basedOn w:val="BodyTextChar"/>
    <w:link w:val="BodyTextFirst"/>
    <w:rsid w:val="00A62288"/>
    <w:rPr>
      <w:rFonts w:ascii="Times" w:eastAsia="Times New Roman" w:hAnsi="Times" w:cs="Times New Roman"/>
      <w:color w:val="000000"/>
      <w:sz w:val="28"/>
      <w:szCs w:val="24"/>
      <w:lang w:val="en-US"/>
    </w:rPr>
  </w:style>
  <w:style w:type="paragraph" w:customStyle="1" w:styleId="Zitat2">
    <w:name w:val="Zitat2"/>
    <w:basedOn w:val="Normal"/>
    <w:next w:val="QuoteSource"/>
    <w:autoRedefine/>
    <w:qFormat/>
    <w:rsid w:val="00985586"/>
    <w:pPr>
      <w:spacing w:before="240" w:after="240"/>
      <w:ind w:left="432" w:right="432"/>
      <w:jc w:val="both"/>
    </w:pPr>
    <w:rPr>
      <w:rFonts w:ascii="Times New Roman" w:hAnsi="Times New Roman"/>
      <w:i/>
      <w:sz w:val="24"/>
    </w:rPr>
  </w:style>
  <w:style w:type="character" w:customStyle="1" w:styleId="instructiontext">
    <w:name w:val="instructiontext"/>
    <w:basedOn w:val="DefaultParagraphFont"/>
    <w:rsid w:val="008C3847"/>
  </w:style>
  <w:style w:type="character" w:styleId="Emphasis">
    <w:name w:val="Emphasis"/>
    <w:basedOn w:val="DefaultParagraphFont"/>
    <w:uiPriority w:val="20"/>
    <w:qFormat/>
    <w:rsid w:val="008C3847"/>
    <w:rPr>
      <w:i/>
      <w:iCs/>
    </w:rPr>
  </w:style>
  <w:style w:type="paragraph" w:customStyle="1" w:styleId="Zitat3">
    <w:name w:val="Zitat3"/>
    <w:basedOn w:val="Normal"/>
    <w:next w:val="QuoteSource"/>
    <w:autoRedefine/>
    <w:qFormat/>
    <w:rsid w:val="00E64813"/>
    <w:pPr>
      <w:spacing w:before="240" w:after="240"/>
      <w:ind w:left="432" w:right="432"/>
      <w:jc w:val="both"/>
    </w:pPr>
    <w:rPr>
      <w:rFonts w:ascii="Times New Roman" w:hAnsi="Times New Roman"/>
      <w:i/>
      <w:sz w:val="24"/>
    </w:rPr>
  </w:style>
  <w:style w:type="paragraph" w:customStyle="1" w:styleId="Zitat4">
    <w:name w:val="Zitat4"/>
    <w:basedOn w:val="Normal"/>
    <w:next w:val="QuoteSource"/>
    <w:autoRedefine/>
    <w:qFormat/>
    <w:rsid w:val="00D87DE7"/>
    <w:pPr>
      <w:spacing w:before="240" w:after="240"/>
      <w:ind w:left="432" w:right="432"/>
      <w:jc w:val="both"/>
    </w:pPr>
    <w:rPr>
      <w:rFonts w:ascii="Times New Roman" w:hAnsi="Times New Roman"/>
      <w:i/>
      <w:sz w:val="24"/>
    </w:rPr>
  </w:style>
  <w:style w:type="character" w:customStyle="1" w:styleId="fielddata">
    <w:name w:val="fielddata"/>
    <w:basedOn w:val="DefaultParagraphFont"/>
    <w:rsid w:val="000543B6"/>
  </w:style>
  <w:style w:type="paragraph" w:customStyle="1" w:styleId="Zitat5">
    <w:name w:val="Zitat5"/>
    <w:basedOn w:val="Normal"/>
    <w:next w:val="QuoteSource"/>
    <w:autoRedefine/>
    <w:qFormat/>
    <w:rsid w:val="00994FE6"/>
    <w:pPr>
      <w:spacing w:before="240" w:after="240"/>
      <w:ind w:left="432" w:right="432"/>
      <w:jc w:val="both"/>
    </w:pPr>
    <w:rPr>
      <w:rFonts w:ascii="Times New Roman" w:hAnsi="Times New Roman"/>
      <w:i/>
      <w:sz w:val="24"/>
    </w:rPr>
  </w:style>
  <w:style w:type="paragraph" w:customStyle="1" w:styleId="Zitat6">
    <w:name w:val="Zitat6"/>
    <w:basedOn w:val="Normal"/>
    <w:next w:val="QuoteSource"/>
    <w:autoRedefine/>
    <w:qFormat/>
    <w:rsid w:val="00D22751"/>
    <w:pPr>
      <w:spacing w:before="240" w:after="240"/>
      <w:ind w:left="432" w:right="432"/>
      <w:jc w:val="both"/>
    </w:pPr>
    <w:rPr>
      <w:rFonts w:ascii="Times New Roman" w:hAnsi="Times New Roman"/>
      <w:i/>
      <w:sz w:val="24"/>
    </w:rPr>
  </w:style>
  <w:style w:type="paragraph" w:customStyle="1" w:styleId="Zitat7">
    <w:name w:val="Zitat7"/>
    <w:basedOn w:val="Normal"/>
    <w:next w:val="QuoteSource"/>
    <w:autoRedefine/>
    <w:qFormat/>
    <w:rsid w:val="00FD3D24"/>
    <w:pPr>
      <w:spacing w:before="240" w:after="240"/>
      <w:ind w:left="432" w:right="432"/>
      <w:jc w:val="both"/>
    </w:pPr>
    <w:rPr>
      <w:rFonts w:ascii="Times New Roman" w:hAnsi="Times New Roman"/>
      <w:i/>
      <w:sz w:val="24"/>
    </w:rPr>
  </w:style>
  <w:style w:type="paragraph" w:customStyle="1" w:styleId="Quote1">
    <w:name w:val="Quote1"/>
    <w:basedOn w:val="Normal"/>
    <w:next w:val="QuoteSource"/>
    <w:autoRedefine/>
    <w:qFormat/>
    <w:rsid w:val="00A97698"/>
    <w:pPr>
      <w:spacing w:before="240" w:after="240"/>
      <w:ind w:left="432" w:right="432"/>
      <w:jc w:val="both"/>
    </w:pPr>
    <w:rPr>
      <w:rFonts w:ascii="Times New Roman" w:hAnsi="Times New Roman"/>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95">
      <w:bodyDiv w:val="1"/>
      <w:marLeft w:val="0"/>
      <w:marRight w:val="0"/>
      <w:marTop w:val="0"/>
      <w:marBottom w:val="0"/>
      <w:divBdr>
        <w:top w:val="none" w:sz="0" w:space="0" w:color="auto"/>
        <w:left w:val="none" w:sz="0" w:space="0" w:color="auto"/>
        <w:bottom w:val="none" w:sz="0" w:space="0" w:color="auto"/>
        <w:right w:val="none" w:sz="0" w:space="0" w:color="auto"/>
      </w:divBdr>
    </w:div>
    <w:div w:id="131749949">
      <w:bodyDiv w:val="1"/>
      <w:marLeft w:val="0"/>
      <w:marRight w:val="0"/>
      <w:marTop w:val="0"/>
      <w:marBottom w:val="0"/>
      <w:divBdr>
        <w:top w:val="none" w:sz="0" w:space="0" w:color="auto"/>
        <w:left w:val="none" w:sz="0" w:space="0" w:color="auto"/>
        <w:bottom w:val="none" w:sz="0" w:space="0" w:color="auto"/>
        <w:right w:val="none" w:sz="0" w:space="0" w:color="auto"/>
      </w:divBdr>
    </w:div>
    <w:div w:id="402607867">
      <w:bodyDiv w:val="1"/>
      <w:marLeft w:val="0"/>
      <w:marRight w:val="0"/>
      <w:marTop w:val="0"/>
      <w:marBottom w:val="0"/>
      <w:divBdr>
        <w:top w:val="none" w:sz="0" w:space="0" w:color="auto"/>
        <w:left w:val="none" w:sz="0" w:space="0" w:color="auto"/>
        <w:bottom w:val="none" w:sz="0" w:space="0" w:color="auto"/>
        <w:right w:val="none" w:sz="0" w:space="0" w:color="auto"/>
      </w:divBdr>
    </w:div>
    <w:div w:id="691539697">
      <w:bodyDiv w:val="1"/>
      <w:marLeft w:val="0"/>
      <w:marRight w:val="0"/>
      <w:marTop w:val="0"/>
      <w:marBottom w:val="0"/>
      <w:divBdr>
        <w:top w:val="none" w:sz="0" w:space="0" w:color="auto"/>
        <w:left w:val="none" w:sz="0" w:space="0" w:color="auto"/>
        <w:bottom w:val="none" w:sz="0" w:space="0" w:color="auto"/>
        <w:right w:val="none" w:sz="0" w:space="0" w:color="auto"/>
      </w:divBdr>
      <w:divsChild>
        <w:div w:id="786042305">
          <w:marLeft w:val="0"/>
          <w:marRight w:val="0"/>
          <w:marTop w:val="0"/>
          <w:marBottom w:val="0"/>
          <w:divBdr>
            <w:top w:val="none" w:sz="0" w:space="0" w:color="auto"/>
            <w:left w:val="none" w:sz="0" w:space="0" w:color="auto"/>
            <w:bottom w:val="none" w:sz="0" w:space="0" w:color="auto"/>
            <w:right w:val="none" w:sz="0" w:space="0" w:color="auto"/>
          </w:divBdr>
        </w:div>
      </w:divsChild>
    </w:div>
    <w:div w:id="859972822">
      <w:bodyDiv w:val="1"/>
      <w:marLeft w:val="0"/>
      <w:marRight w:val="0"/>
      <w:marTop w:val="0"/>
      <w:marBottom w:val="0"/>
      <w:divBdr>
        <w:top w:val="none" w:sz="0" w:space="0" w:color="auto"/>
        <w:left w:val="none" w:sz="0" w:space="0" w:color="auto"/>
        <w:bottom w:val="none" w:sz="0" w:space="0" w:color="auto"/>
        <w:right w:val="none" w:sz="0" w:space="0" w:color="auto"/>
      </w:divBdr>
      <w:divsChild>
        <w:div w:id="832599370">
          <w:marLeft w:val="0"/>
          <w:marRight w:val="0"/>
          <w:marTop w:val="0"/>
          <w:marBottom w:val="0"/>
          <w:divBdr>
            <w:top w:val="none" w:sz="0" w:space="0" w:color="auto"/>
            <w:left w:val="none" w:sz="0" w:space="0" w:color="auto"/>
            <w:bottom w:val="none" w:sz="0" w:space="0" w:color="auto"/>
            <w:right w:val="none" w:sz="0" w:space="0" w:color="auto"/>
          </w:divBdr>
        </w:div>
      </w:divsChild>
    </w:div>
    <w:div w:id="1596327149">
      <w:bodyDiv w:val="1"/>
      <w:marLeft w:val="0"/>
      <w:marRight w:val="0"/>
      <w:marTop w:val="0"/>
      <w:marBottom w:val="0"/>
      <w:divBdr>
        <w:top w:val="none" w:sz="0" w:space="0" w:color="auto"/>
        <w:left w:val="none" w:sz="0" w:space="0" w:color="auto"/>
        <w:bottom w:val="none" w:sz="0" w:space="0" w:color="auto"/>
        <w:right w:val="none" w:sz="0" w:space="0" w:color="auto"/>
      </w:divBdr>
    </w:div>
    <w:div w:id="171299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eader" Target="header3.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043008%20firstPres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CF24C-A010-B04A-88B4-E2E53AA1B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\Users\Administrator\AppData\Roaming\Microsoft\Templates\043008 firstPress.dot</Template>
  <TotalTime>14</TotalTime>
  <Pages>64</Pages>
  <Words>11252</Words>
  <Characters>64137</Characters>
  <Application>Microsoft Macintosh Word</Application>
  <DocSecurity>0</DocSecurity>
  <Lines>534</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Logica</Company>
  <LinksUpToDate>false</LinksUpToDate>
  <CharactersWithSpaces>75239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Hartman</dc:creator>
  <cp:lastModifiedBy>John Scott</cp:lastModifiedBy>
  <cp:revision>163</cp:revision>
  <dcterms:created xsi:type="dcterms:W3CDTF">2011-02-22T11:51:00Z</dcterms:created>
  <dcterms:modified xsi:type="dcterms:W3CDTF">2011-03-07T22:37:00Z</dcterms:modified>
</cp:coreProperties>
</file>